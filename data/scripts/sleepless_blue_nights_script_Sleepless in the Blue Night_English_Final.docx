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FE24D" w14:textId="77777777" w:rsidR="00C510E7" w:rsidRPr="00AF3ED1" w:rsidRDefault="00000000">
      <w:pPr>
        <w:kinsoku/>
        <w:wordWrap w:val="0"/>
        <w:jc w:val="right"/>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 xml:space="preserve"> </w:t>
      </w:r>
    </w:p>
    <w:p w14:paraId="238957C0" w14:textId="77777777" w:rsidR="00C510E7" w:rsidRPr="00AF3ED1" w:rsidRDefault="00C510E7">
      <w:pPr>
        <w:kinsoku/>
        <w:jc w:val="right"/>
        <w:rPr>
          <w:rFonts w:ascii="Century Gothic" w:eastAsia="SimSun" w:hAnsi="Century Gothic" w:cs="SimSun"/>
          <w:sz w:val="28"/>
          <w:szCs w:val="28"/>
          <w:lang w:eastAsia="zh-CN"/>
        </w:rPr>
      </w:pPr>
    </w:p>
    <w:p w14:paraId="66F827EE" w14:textId="77777777" w:rsidR="00C510E7" w:rsidRPr="00AF3ED1" w:rsidRDefault="00C510E7">
      <w:pPr>
        <w:kinsoku/>
        <w:jc w:val="right"/>
        <w:rPr>
          <w:rFonts w:ascii="Century Gothic" w:eastAsia="SimSun" w:hAnsi="Century Gothic" w:cs="SimSun"/>
          <w:sz w:val="28"/>
          <w:szCs w:val="28"/>
          <w:lang w:eastAsia="zh-CN"/>
        </w:rPr>
      </w:pPr>
    </w:p>
    <w:p w14:paraId="5920C4BA" w14:textId="77777777" w:rsidR="00C510E7" w:rsidRPr="00AF3ED1" w:rsidRDefault="00C510E7">
      <w:pPr>
        <w:kinsoku/>
        <w:jc w:val="right"/>
        <w:rPr>
          <w:rFonts w:ascii="Century Gothic" w:eastAsia="SimSun" w:hAnsi="Century Gothic" w:cs="SimSun"/>
          <w:sz w:val="28"/>
          <w:szCs w:val="28"/>
          <w:lang w:eastAsia="zh-CN"/>
        </w:rPr>
      </w:pPr>
    </w:p>
    <w:p w14:paraId="592809A8" w14:textId="77777777" w:rsidR="00C510E7" w:rsidRPr="00AF3ED1" w:rsidRDefault="00C510E7">
      <w:pPr>
        <w:kinsoku/>
        <w:jc w:val="right"/>
        <w:rPr>
          <w:rFonts w:ascii="Century Gothic" w:eastAsia="SimSun" w:hAnsi="Century Gothic" w:cs="SimSun"/>
          <w:sz w:val="28"/>
          <w:szCs w:val="28"/>
          <w:lang w:eastAsia="zh-CN"/>
        </w:rPr>
      </w:pPr>
    </w:p>
    <w:p w14:paraId="7007560F" w14:textId="77777777" w:rsidR="00C510E7" w:rsidRPr="00AF3ED1" w:rsidRDefault="00C510E7">
      <w:pPr>
        <w:kinsoku/>
        <w:jc w:val="right"/>
        <w:rPr>
          <w:rFonts w:ascii="Century Gothic" w:eastAsia="SimSun" w:hAnsi="Century Gothic" w:cs="SimSun"/>
          <w:sz w:val="28"/>
          <w:szCs w:val="28"/>
          <w:lang w:eastAsia="zh-CN"/>
        </w:rPr>
      </w:pPr>
    </w:p>
    <w:p w14:paraId="647D6A18" w14:textId="77777777" w:rsidR="00C510E7" w:rsidRPr="00AF3ED1" w:rsidRDefault="00C510E7">
      <w:pPr>
        <w:kinsoku/>
        <w:jc w:val="right"/>
        <w:rPr>
          <w:rFonts w:ascii="Century Gothic" w:eastAsia="SimSun" w:hAnsi="Century Gothic" w:cs="SimSun"/>
          <w:sz w:val="28"/>
          <w:szCs w:val="28"/>
          <w:lang w:eastAsia="zh-CN"/>
        </w:rPr>
      </w:pPr>
    </w:p>
    <w:p w14:paraId="3A5C0318" w14:textId="77777777" w:rsidR="00C510E7" w:rsidRPr="00AF3ED1" w:rsidRDefault="00C510E7">
      <w:pPr>
        <w:kinsoku/>
        <w:jc w:val="right"/>
        <w:rPr>
          <w:rFonts w:ascii="Century Gothic" w:eastAsia="SimSun" w:hAnsi="Century Gothic" w:cs="SimSun"/>
          <w:sz w:val="28"/>
          <w:szCs w:val="28"/>
          <w:lang w:eastAsia="zh-CN"/>
        </w:rPr>
      </w:pPr>
    </w:p>
    <w:p w14:paraId="76EF8A87" w14:textId="77777777" w:rsidR="00C510E7" w:rsidRPr="00AF3ED1" w:rsidRDefault="00C510E7">
      <w:pPr>
        <w:kinsoku/>
        <w:jc w:val="right"/>
        <w:rPr>
          <w:rFonts w:ascii="Century Gothic" w:eastAsia="SimSun" w:hAnsi="Century Gothic" w:cs="SimSun"/>
          <w:sz w:val="28"/>
          <w:szCs w:val="28"/>
          <w:lang w:eastAsia="zh-CN"/>
        </w:rPr>
      </w:pPr>
    </w:p>
    <w:p w14:paraId="5EA262F0" w14:textId="77777777" w:rsidR="00C510E7" w:rsidRPr="00AF3ED1" w:rsidRDefault="00C510E7">
      <w:pPr>
        <w:kinsoku/>
        <w:jc w:val="right"/>
        <w:rPr>
          <w:rFonts w:ascii="Century Gothic" w:eastAsia="SimSun" w:hAnsi="Century Gothic" w:cs="SimSun"/>
          <w:sz w:val="28"/>
          <w:szCs w:val="28"/>
          <w:lang w:eastAsia="zh-CN"/>
        </w:rPr>
      </w:pPr>
    </w:p>
    <w:p w14:paraId="16BA81CF" w14:textId="77777777" w:rsidR="00C510E7" w:rsidRPr="00AF3ED1" w:rsidRDefault="00C510E7">
      <w:pPr>
        <w:kinsoku/>
        <w:jc w:val="right"/>
        <w:rPr>
          <w:rFonts w:ascii="Century Gothic" w:eastAsia="SimSun" w:hAnsi="Century Gothic" w:cs="SimSun"/>
          <w:sz w:val="28"/>
          <w:szCs w:val="28"/>
          <w:lang w:eastAsia="zh-CN"/>
        </w:rPr>
      </w:pPr>
    </w:p>
    <w:p w14:paraId="0C1295E7" w14:textId="77777777" w:rsidR="00C510E7" w:rsidRPr="00AF3ED1" w:rsidRDefault="00C510E7">
      <w:pPr>
        <w:kinsoku/>
        <w:jc w:val="right"/>
        <w:rPr>
          <w:rFonts w:ascii="Century Gothic" w:eastAsia="SimSun" w:hAnsi="Century Gothic" w:cs="SimSun"/>
          <w:sz w:val="28"/>
          <w:szCs w:val="28"/>
          <w:lang w:eastAsia="zh-CN"/>
        </w:rPr>
      </w:pPr>
    </w:p>
    <w:p w14:paraId="400D7F22" w14:textId="77777777" w:rsidR="00C510E7" w:rsidRPr="00AF3ED1" w:rsidRDefault="00C510E7">
      <w:pPr>
        <w:kinsoku/>
        <w:jc w:val="right"/>
        <w:rPr>
          <w:rFonts w:ascii="Century Gothic" w:eastAsia="SimSun" w:hAnsi="Century Gothic" w:cs="SimSun"/>
          <w:sz w:val="28"/>
          <w:szCs w:val="28"/>
          <w:lang w:eastAsia="zh-CN"/>
        </w:rPr>
      </w:pPr>
    </w:p>
    <w:p w14:paraId="60D30860" w14:textId="77777777" w:rsidR="00C510E7" w:rsidRPr="00AF3ED1" w:rsidRDefault="00C510E7">
      <w:pPr>
        <w:kinsoku/>
        <w:jc w:val="right"/>
        <w:rPr>
          <w:rFonts w:ascii="Century Gothic" w:eastAsia="SimSun" w:hAnsi="Century Gothic" w:cs="SimSun"/>
          <w:sz w:val="28"/>
          <w:szCs w:val="28"/>
          <w:lang w:eastAsia="zh-CN"/>
        </w:rPr>
      </w:pPr>
    </w:p>
    <w:p w14:paraId="1AF54097" w14:textId="77777777" w:rsidR="00C510E7" w:rsidRPr="00AF3ED1" w:rsidRDefault="00C510E7">
      <w:pPr>
        <w:kinsoku/>
        <w:jc w:val="right"/>
        <w:rPr>
          <w:rFonts w:ascii="Century Gothic" w:eastAsia="SimSun" w:hAnsi="Century Gothic" w:cs="SimSun"/>
          <w:sz w:val="28"/>
          <w:szCs w:val="28"/>
          <w:lang w:eastAsia="zh-CN"/>
        </w:rPr>
      </w:pPr>
    </w:p>
    <w:p w14:paraId="4DBBA20B" w14:textId="77777777" w:rsidR="00C510E7" w:rsidRPr="00AF3ED1" w:rsidRDefault="00C510E7">
      <w:pPr>
        <w:kinsoku/>
        <w:jc w:val="right"/>
        <w:rPr>
          <w:rFonts w:ascii="Century Gothic" w:eastAsia="SimSun" w:hAnsi="Century Gothic" w:cs="SimSun"/>
          <w:sz w:val="28"/>
          <w:szCs w:val="28"/>
          <w:lang w:eastAsia="zh-CN"/>
        </w:rPr>
      </w:pPr>
    </w:p>
    <w:p w14:paraId="32445AE3" w14:textId="77777777" w:rsidR="00C510E7" w:rsidRPr="00AF3ED1" w:rsidRDefault="00C510E7">
      <w:pPr>
        <w:kinsoku/>
        <w:jc w:val="right"/>
        <w:rPr>
          <w:rFonts w:ascii="Century Gothic" w:eastAsia="SimSun" w:hAnsi="Century Gothic" w:cs="SimSun"/>
          <w:sz w:val="28"/>
          <w:szCs w:val="28"/>
          <w:lang w:eastAsia="zh-CN"/>
        </w:rPr>
      </w:pPr>
    </w:p>
    <w:p w14:paraId="035F769C" w14:textId="77777777" w:rsidR="00C510E7" w:rsidRPr="00AF3ED1" w:rsidRDefault="00C510E7">
      <w:pPr>
        <w:kinsoku/>
        <w:jc w:val="right"/>
        <w:rPr>
          <w:rFonts w:ascii="Century Gothic" w:eastAsia="SimSun" w:hAnsi="Century Gothic" w:cs="SimSun"/>
          <w:sz w:val="28"/>
          <w:szCs w:val="28"/>
          <w:lang w:eastAsia="zh-CN"/>
        </w:rPr>
      </w:pPr>
    </w:p>
    <w:p w14:paraId="0055DE5F" w14:textId="77777777" w:rsidR="00C510E7" w:rsidRPr="00AF3ED1" w:rsidRDefault="00C510E7">
      <w:pPr>
        <w:kinsoku/>
        <w:jc w:val="right"/>
        <w:rPr>
          <w:rFonts w:ascii="Century Gothic" w:eastAsia="SimSun" w:hAnsi="Century Gothic" w:cs="SimSun"/>
          <w:sz w:val="28"/>
          <w:szCs w:val="28"/>
          <w:lang w:eastAsia="zh-CN"/>
        </w:rPr>
      </w:pPr>
    </w:p>
    <w:p w14:paraId="79408F9E" w14:textId="77777777" w:rsidR="00C510E7" w:rsidRPr="00AF3ED1" w:rsidRDefault="00C510E7">
      <w:pPr>
        <w:kinsoku/>
        <w:jc w:val="right"/>
        <w:rPr>
          <w:rFonts w:ascii="Century Gothic" w:eastAsia="SimSun" w:hAnsi="Century Gothic" w:cs="SimSun"/>
          <w:sz w:val="28"/>
          <w:szCs w:val="28"/>
          <w:lang w:eastAsia="zh-CN"/>
        </w:rPr>
      </w:pPr>
    </w:p>
    <w:p w14:paraId="3CD28794" w14:textId="77777777" w:rsidR="00C510E7" w:rsidRPr="00AF3ED1" w:rsidRDefault="00C510E7">
      <w:pPr>
        <w:kinsoku/>
        <w:jc w:val="right"/>
        <w:rPr>
          <w:rFonts w:ascii="Century Gothic" w:eastAsia="SimSun" w:hAnsi="Century Gothic" w:cs="SimSun"/>
          <w:sz w:val="28"/>
          <w:szCs w:val="28"/>
          <w:lang w:eastAsia="zh-CN"/>
        </w:rPr>
      </w:pPr>
    </w:p>
    <w:p w14:paraId="73A7FF1F" w14:textId="77777777" w:rsidR="00C510E7" w:rsidRPr="00AF3ED1" w:rsidRDefault="00C510E7">
      <w:pPr>
        <w:kinsoku/>
        <w:jc w:val="right"/>
        <w:rPr>
          <w:rFonts w:ascii="Century Gothic" w:eastAsia="SimSun" w:hAnsi="Century Gothic" w:cs="SimSun"/>
          <w:sz w:val="28"/>
          <w:szCs w:val="28"/>
          <w:lang w:eastAsia="zh-CN"/>
        </w:rPr>
      </w:pPr>
    </w:p>
    <w:p w14:paraId="0EF3379C" w14:textId="77777777" w:rsidR="00C510E7" w:rsidRPr="00AF3ED1" w:rsidRDefault="00C510E7">
      <w:pPr>
        <w:kinsoku/>
        <w:jc w:val="right"/>
        <w:rPr>
          <w:rFonts w:ascii="Century Gothic" w:eastAsia="SimSun" w:hAnsi="Century Gothic" w:cs="SimSun"/>
          <w:sz w:val="28"/>
          <w:szCs w:val="28"/>
          <w:lang w:eastAsia="zh-CN"/>
        </w:rPr>
      </w:pPr>
    </w:p>
    <w:p w14:paraId="23A90C01" w14:textId="77777777" w:rsidR="00C510E7" w:rsidRPr="00AF3ED1" w:rsidRDefault="00C510E7">
      <w:pPr>
        <w:kinsoku/>
        <w:jc w:val="right"/>
        <w:rPr>
          <w:rFonts w:ascii="Century Gothic" w:eastAsia="SimSun" w:hAnsi="Century Gothic" w:cs="SimSun"/>
          <w:sz w:val="28"/>
          <w:szCs w:val="28"/>
          <w:lang w:eastAsia="zh-CN"/>
        </w:rPr>
      </w:pPr>
    </w:p>
    <w:p w14:paraId="273E3BE9" w14:textId="418E40D9" w:rsidR="00C510E7" w:rsidRPr="004330EA" w:rsidRDefault="003878E1" w:rsidP="003878E1">
      <w:pPr>
        <w:kinsoku/>
        <w:jc w:val="center"/>
        <w:rPr>
          <w:rFonts w:ascii="Century Gothic" w:eastAsia="SimSun" w:hAnsi="Century Gothic" w:cs="SimSun"/>
          <w:b/>
          <w:bCs/>
          <w:sz w:val="28"/>
          <w:szCs w:val="28"/>
          <w:lang w:eastAsia="zh-CN"/>
        </w:rPr>
      </w:pPr>
      <w:r w:rsidRPr="004330EA">
        <w:rPr>
          <w:rFonts w:ascii="Century Gothic" w:eastAsia="SimSun" w:hAnsi="Century Gothic" w:cs="SimSun"/>
          <w:b/>
          <w:bCs/>
          <w:sz w:val="28"/>
          <w:szCs w:val="28"/>
          <w:lang w:eastAsia="zh-CN"/>
        </w:rPr>
        <w:t>Sleepless in the Blue Night</w:t>
      </w:r>
    </w:p>
    <w:p w14:paraId="198D204E" w14:textId="77777777" w:rsidR="00C510E7" w:rsidRPr="00AF3ED1" w:rsidRDefault="00C510E7" w:rsidP="003878E1">
      <w:pPr>
        <w:kinsoku/>
        <w:jc w:val="center"/>
        <w:rPr>
          <w:rFonts w:ascii="Century Gothic" w:eastAsia="SimSun" w:hAnsi="Century Gothic" w:cs="SimSun"/>
          <w:sz w:val="28"/>
          <w:szCs w:val="28"/>
          <w:lang w:eastAsia="zh-CN"/>
        </w:rPr>
      </w:pPr>
    </w:p>
    <w:p w14:paraId="561D0ED3" w14:textId="0266CFC1" w:rsidR="00C510E7" w:rsidRPr="00AF3ED1" w:rsidRDefault="003878E1" w:rsidP="003878E1">
      <w:pPr>
        <w:kinsoku/>
        <w:wordWrap w:val="0"/>
        <w:jc w:val="center"/>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w:t>
      </w:r>
      <w:r w:rsidRPr="004330EA">
        <w:rPr>
          <w:rFonts w:ascii="Century Gothic" w:eastAsia="SimSun" w:hAnsi="Century Gothic" w:cs="SimSun"/>
          <w:i/>
          <w:iCs/>
          <w:sz w:val="28"/>
          <w:szCs w:val="28"/>
          <w:lang w:eastAsia="zh-CN"/>
        </w:rPr>
        <w:t>A Chance meeting is rare; a reunion is even rarer</w:t>
      </w:r>
      <w:r w:rsidRPr="00AF3ED1">
        <w:rPr>
          <w:rFonts w:ascii="Century Gothic" w:eastAsia="SimSun" w:hAnsi="Century Gothic" w:cs="SimSun"/>
          <w:sz w:val="28"/>
          <w:szCs w:val="28"/>
          <w:lang w:eastAsia="zh-CN"/>
        </w:rPr>
        <w:t>”</w:t>
      </w:r>
    </w:p>
    <w:p w14:paraId="33CEA139" w14:textId="77777777" w:rsidR="00C510E7" w:rsidRPr="00AF3ED1" w:rsidRDefault="00C510E7" w:rsidP="003878E1">
      <w:pPr>
        <w:kinsoku/>
        <w:jc w:val="center"/>
        <w:rPr>
          <w:rFonts w:ascii="Century Gothic" w:eastAsia="SimSun" w:hAnsi="Century Gothic" w:cs="SimSun"/>
          <w:sz w:val="28"/>
          <w:szCs w:val="28"/>
          <w:lang w:eastAsia="zh-CN"/>
        </w:rPr>
      </w:pPr>
    </w:p>
    <w:p w14:paraId="190BE91E" w14:textId="03F135AA" w:rsidR="00C510E7" w:rsidRPr="00AF3ED1" w:rsidRDefault="003878E1" w:rsidP="003878E1">
      <w:pPr>
        <w:kinsoku/>
        <w:jc w:val="center"/>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Writer and Director</w:t>
      </w:r>
    </w:p>
    <w:p w14:paraId="4E6B9BC5" w14:textId="77777777" w:rsidR="003878E1" w:rsidRPr="00AF3ED1" w:rsidRDefault="003878E1" w:rsidP="003878E1">
      <w:pPr>
        <w:kinsoku/>
        <w:jc w:val="center"/>
        <w:rPr>
          <w:rFonts w:ascii="Century Gothic" w:eastAsia="SimSun" w:hAnsi="Century Gothic" w:cs="SimSun"/>
          <w:sz w:val="28"/>
          <w:szCs w:val="28"/>
          <w:lang w:eastAsia="zh-CN"/>
        </w:rPr>
      </w:pPr>
    </w:p>
    <w:p w14:paraId="58EF536F" w14:textId="57D4C8A2" w:rsidR="003878E1" w:rsidRPr="00AF3ED1" w:rsidRDefault="003878E1" w:rsidP="003878E1">
      <w:pPr>
        <w:kinsoku/>
        <w:ind w:left="3780" w:firstLine="420"/>
        <w:jc w:val="both"/>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Li Yue</w:t>
      </w:r>
    </w:p>
    <w:p w14:paraId="78FADC77" w14:textId="77777777" w:rsidR="00C510E7" w:rsidRPr="00AF3ED1" w:rsidRDefault="00C510E7">
      <w:pPr>
        <w:kinsoku/>
        <w:rPr>
          <w:rFonts w:ascii="Century Gothic" w:eastAsia="SimSun" w:hAnsi="Century Gothic" w:cs="SimSun"/>
          <w:sz w:val="28"/>
          <w:szCs w:val="28"/>
          <w:lang w:eastAsia="zh-CN"/>
        </w:rPr>
      </w:pPr>
    </w:p>
    <w:p w14:paraId="4AE8C6C1" w14:textId="77777777" w:rsidR="00C510E7" w:rsidRPr="00AF3ED1" w:rsidRDefault="00C510E7">
      <w:pPr>
        <w:kinsoku/>
        <w:rPr>
          <w:rFonts w:ascii="Century Gothic" w:eastAsia="SimSun" w:hAnsi="Century Gothic" w:cs="SimSun"/>
          <w:sz w:val="28"/>
          <w:szCs w:val="28"/>
          <w:lang w:eastAsia="zh-CN"/>
        </w:rPr>
      </w:pPr>
    </w:p>
    <w:p w14:paraId="5F1DA7D0" w14:textId="77777777" w:rsidR="00C510E7" w:rsidRPr="00AF3ED1" w:rsidRDefault="00C510E7">
      <w:pPr>
        <w:kinsoku/>
        <w:rPr>
          <w:rFonts w:ascii="Century Gothic" w:eastAsia="SimSun" w:hAnsi="Century Gothic" w:cs="SimSun"/>
          <w:sz w:val="28"/>
          <w:szCs w:val="28"/>
          <w:lang w:eastAsia="zh-CN"/>
        </w:rPr>
      </w:pPr>
    </w:p>
    <w:p w14:paraId="0FBBBE44" w14:textId="77777777" w:rsidR="00C510E7" w:rsidRPr="00AF3ED1" w:rsidRDefault="00C510E7">
      <w:pPr>
        <w:kinsoku/>
        <w:rPr>
          <w:rFonts w:ascii="Century Gothic" w:eastAsia="SimSun" w:hAnsi="Century Gothic" w:cs="SimSun"/>
          <w:sz w:val="28"/>
          <w:szCs w:val="28"/>
          <w:lang w:eastAsia="zh-CN"/>
        </w:rPr>
      </w:pPr>
    </w:p>
    <w:p w14:paraId="307EF92A" w14:textId="77777777" w:rsidR="00C510E7" w:rsidRPr="00AF3ED1" w:rsidRDefault="00C510E7">
      <w:pPr>
        <w:kinsoku/>
        <w:rPr>
          <w:rFonts w:ascii="Century Gothic" w:eastAsia="SimSun" w:hAnsi="Century Gothic" w:cs="SimSun"/>
          <w:sz w:val="28"/>
          <w:szCs w:val="28"/>
          <w:lang w:eastAsia="zh-CN"/>
        </w:rPr>
      </w:pPr>
    </w:p>
    <w:p w14:paraId="12299E85" w14:textId="77777777" w:rsidR="00C510E7" w:rsidRPr="00AF3ED1" w:rsidRDefault="00C510E7">
      <w:pPr>
        <w:kinsoku/>
        <w:rPr>
          <w:rFonts w:ascii="Century Gothic" w:eastAsia="SimSun" w:hAnsi="Century Gothic" w:cs="SimSun"/>
          <w:sz w:val="28"/>
          <w:szCs w:val="28"/>
          <w:lang w:eastAsia="zh-CN"/>
        </w:rPr>
      </w:pPr>
    </w:p>
    <w:p w14:paraId="61B31B1F" w14:textId="77777777" w:rsidR="00C510E7" w:rsidRPr="00AF3ED1" w:rsidRDefault="00C510E7">
      <w:pPr>
        <w:kinsoku/>
        <w:rPr>
          <w:rFonts w:ascii="Century Gothic" w:eastAsia="SimSun" w:hAnsi="Century Gothic" w:cs="SimSun"/>
          <w:sz w:val="28"/>
          <w:szCs w:val="28"/>
          <w:lang w:eastAsia="zh-CN"/>
        </w:rPr>
      </w:pPr>
    </w:p>
    <w:p w14:paraId="2F24670E"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882"/>
        <w:gridCol w:w="3908"/>
      </w:tblGrid>
      <w:tr w:rsidR="003878E1" w:rsidRPr="00AF3ED1" w14:paraId="17DCADCD" w14:textId="77777777">
        <w:trPr>
          <w:trHeight w:val="1220"/>
        </w:trPr>
        <w:tc>
          <w:tcPr>
            <w:tcW w:w="4790" w:type="dxa"/>
          </w:tcPr>
          <w:p w14:paraId="2292420E" w14:textId="2E0CAAF0" w:rsidR="003878E1" w:rsidRPr="00AF3ED1" w:rsidRDefault="003878E1" w:rsidP="003878E1">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 xml:space="preserve">Location                                                  </w:t>
            </w:r>
          </w:p>
        </w:tc>
        <w:tc>
          <w:tcPr>
            <w:tcW w:w="882" w:type="dxa"/>
            <w:tcBorders>
              <w:right w:val="nil"/>
            </w:tcBorders>
          </w:tcPr>
          <w:p w14:paraId="5FFCCEE1" w14:textId="1B057EF3" w:rsidR="003878E1" w:rsidRPr="00AF3ED1" w:rsidRDefault="003878E1" w:rsidP="003878E1">
            <w:pPr>
              <w:kinsoku/>
              <w:rPr>
                <w:rFonts w:ascii="Century Gothic" w:eastAsia="SimSun" w:hAnsi="Century Gothic" w:cs="SimSun"/>
                <w:sz w:val="28"/>
                <w:szCs w:val="28"/>
              </w:rPr>
            </w:pPr>
            <w:r w:rsidRPr="00AF3ED1">
              <w:rPr>
                <w:rFonts w:ascii="Century Gothic" w:hAnsi="Century Gothic"/>
                <w:sz w:val="28"/>
                <w:szCs w:val="28"/>
              </w:rPr>
              <w:t xml:space="preserve">Autumn /  </w:t>
            </w:r>
          </w:p>
        </w:tc>
        <w:tc>
          <w:tcPr>
            <w:tcW w:w="3908" w:type="dxa"/>
            <w:tcBorders>
              <w:left w:val="nil"/>
            </w:tcBorders>
          </w:tcPr>
          <w:p w14:paraId="009965A2" w14:textId="157A0EC8" w:rsidR="003878E1" w:rsidRPr="00AF3ED1" w:rsidRDefault="003878E1" w:rsidP="003878E1">
            <w:pPr>
              <w:kinsoku/>
              <w:rPr>
                <w:rFonts w:ascii="Century Gothic" w:hAnsi="Century Gothic"/>
                <w:sz w:val="28"/>
                <w:szCs w:val="28"/>
              </w:rPr>
            </w:pPr>
            <w:r w:rsidRPr="00AF3ED1">
              <w:rPr>
                <w:rFonts w:ascii="Century Gothic" w:hAnsi="Century Gothic"/>
                <w:sz w:val="28"/>
                <w:szCs w:val="28"/>
              </w:rPr>
              <w:t>Exterior / Morning</w:t>
            </w:r>
          </w:p>
        </w:tc>
      </w:tr>
      <w:tr w:rsidR="00C510E7" w:rsidRPr="00AF3ED1" w14:paraId="52DF3BAB" w14:textId="77777777">
        <w:trPr>
          <w:trHeight w:val="632"/>
        </w:trPr>
        <w:tc>
          <w:tcPr>
            <w:tcW w:w="4790" w:type="dxa"/>
          </w:tcPr>
          <w:p w14:paraId="080462ED" w14:textId="230EF18F" w:rsidR="00C510E7" w:rsidRPr="00AF3ED1" w:rsidRDefault="003878E1">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Chayoyang</w:t>
            </w:r>
            <w:proofErr w:type="spellEnd"/>
            <w:r w:rsidRPr="00AF3ED1">
              <w:rPr>
                <w:rFonts w:ascii="Century Gothic" w:eastAsia="SimSun" w:hAnsi="Century Gothic" w:cs="SimSun"/>
                <w:sz w:val="28"/>
                <w:szCs w:val="28"/>
              </w:rPr>
              <w:t xml:space="preserve"> Park</w:t>
            </w:r>
          </w:p>
        </w:tc>
        <w:tc>
          <w:tcPr>
            <w:tcW w:w="882" w:type="dxa"/>
            <w:tcBorders>
              <w:right w:val="nil"/>
            </w:tcBorders>
          </w:tcPr>
          <w:p w14:paraId="2B53C7B9" w14:textId="6748CD02" w:rsidR="00C510E7" w:rsidRPr="00AF3ED1" w:rsidRDefault="003878E1">
            <w:pPr>
              <w:kinsoku/>
              <w:rPr>
                <w:rFonts w:ascii="Century Gothic" w:eastAsia="SimSun" w:hAnsi="Century Gothic" w:cs="SimSun"/>
                <w:sz w:val="28"/>
                <w:szCs w:val="28"/>
              </w:rPr>
            </w:pPr>
            <w:r w:rsidRPr="00AF3ED1">
              <w:rPr>
                <w:rFonts w:ascii="Century Gothic" w:eastAsia="SimSun" w:hAnsi="Century Gothic" w:cs="SimSun"/>
                <w:sz w:val="28"/>
                <w:szCs w:val="28"/>
              </w:rPr>
              <w:t>Around</w:t>
            </w:r>
          </w:p>
        </w:tc>
        <w:tc>
          <w:tcPr>
            <w:tcW w:w="3908" w:type="dxa"/>
            <w:tcBorders>
              <w:left w:val="nil"/>
            </w:tcBorders>
          </w:tcPr>
          <w:p w14:paraId="4821C715" w14:textId="5D43B9B2" w:rsidR="00C510E7" w:rsidRPr="00AF3ED1" w:rsidRDefault="003878E1">
            <w:pPr>
              <w:kinsoku/>
              <w:rPr>
                <w:rFonts w:ascii="Century Gothic" w:eastAsia="SimSun" w:hAnsi="Century Gothic" w:cs="SimSun"/>
                <w:sz w:val="28"/>
                <w:szCs w:val="28"/>
              </w:rPr>
            </w:pPr>
            <w:r w:rsidRPr="00AF3ED1">
              <w:rPr>
                <w:rFonts w:ascii="Century Gothic" w:eastAsia="SimSun" w:hAnsi="Century Gothic" w:cs="SimSun"/>
                <w:sz w:val="28"/>
                <w:szCs w:val="28"/>
              </w:rPr>
              <w:t>7 a.m.</w:t>
            </w:r>
          </w:p>
        </w:tc>
      </w:tr>
    </w:tbl>
    <w:p w14:paraId="5900F8D8" w14:textId="77777777" w:rsidR="00C510E7" w:rsidRPr="00AF3ED1" w:rsidRDefault="00C510E7">
      <w:pPr>
        <w:kinsoku/>
        <w:rPr>
          <w:rFonts w:ascii="Century Gothic" w:eastAsia="SimSun" w:hAnsi="Century Gothic" w:cs="SimSun"/>
          <w:sz w:val="28"/>
          <w:szCs w:val="28"/>
        </w:rPr>
      </w:pPr>
    </w:p>
    <w:p w14:paraId="564EFDA8" w14:textId="77777777" w:rsidR="003878E1" w:rsidRPr="003878E1" w:rsidRDefault="003878E1" w:rsidP="003878E1">
      <w:pPr>
        <w:kinsoku/>
        <w:rPr>
          <w:rFonts w:ascii="Century Gothic" w:eastAsia="SimSun" w:hAnsi="Century Gothic" w:cs="SimSun"/>
          <w:sz w:val="28"/>
          <w:szCs w:val="28"/>
          <w:lang w:val="en-DE" w:eastAsia="zh-CN"/>
        </w:rPr>
      </w:pPr>
      <w:r w:rsidRPr="003878E1">
        <w:rPr>
          <w:rFonts w:ascii="Century Gothic" w:eastAsia="SimSun" w:hAnsi="Century Gothic" w:cs="SimSun"/>
          <w:sz w:val="28"/>
          <w:szCs w:val="28"/>
          <w:lang w:val="en-DE" w:eastAsia="zh-CN"/>
        </w:rPr>
        <w:t>Birds chirp as they flutter across the sky.</w:t>
      </w:r>
    </w:p>
    <w:p w14:paraId="2F660500" w14:textId="77777777" w:rsidR="003878E1" w:rsidRPr="003878E1" w:rsidRDefault="003878E1" w:rsidP="003878E1">
      <w:pPr>
        <w:kinsoku/>
        <w:rPr>
          <w:rFonts w:ascii="Century Gothic" w:eastAsia="SimSun" w:hAnsi="Century Gothic" w:cs="SimSun"/>
          <w:sz w:val="28"/>
          <w:szCs w:val="28"/>
          <w:lang w:val="en-DE" w:eastAsia="zh-CN"/>
        </w:rPr>
      </w:pPr>
      <w:r w:rsidRPr="003878E1">
        <w:rPr>
          <w:rFonts w:ascii="Century Gothic" w:eastAsia="SimSun" w:hAnsi="Century Gothic" w:cs="SimSun"/>
          <w:sz w:val="28"/>
          <w:szCs w:val="28"/>
          <w:lang w:val="en-DE" w:eastAsia="zh-CN"/>
        </w:rPr>
        <w:t>The sky is as clear as if washed clean by a heavy rain.</w:t>
      </w:r>
    </w:p>
    <w:p w14:paraId="77DAAB36" w14:textId="77777777" w:rsidR="003878E1" w:rsidRPr="003878E1" w:rsidRDefault="003878E1" w:rsidP="003878E1">
      <w:pPr>
        <w:kinsoku/>
        <w:rPr>
          <w:rFonts w:ascii="Century Gothic" w:eastAsia="SimSun" w:hAnsi="Century Gothic" w:cs="SimSun"/>
          <w:sz w:val="28"/>
          <w:szCs w:val="28"/>
          <w:lang w:val="en-DE" w:eastAsia="zh-CN"/>
        </w:rPr>
      </w:pPr>
    </w:p>
    <w:p w14:paraId="316E7C36" w14:textId="097F0D2C" w:rsidR="003878E1" w:rsidRPr="003878E1" w:rsidRDefault="003878E1" w:rsidP="003878E1">
      <w:pPr>
        <w:kinsoku/>
        <w:rPr>
          <w:rFonts w:ascii="Century Gothic" w:eastAsia="SimSun" w:hAnsi="Century Gothic" w:cs="SimSun"/>
          <w:sz w:val="28"/>
          <w:szCs w:val="28"/>
          <w:lang w:val="en-DE" w:eastAsia="zh-CN"/>
        </w:rPr>
      </w:pPr>
      <w:r w:rsidRPr="003878E1">
        <w:rPr>
          <w:rFonts w:ascii="Century Gothic" w:eastAsia="SimSun" w:hAnsi="Century Gothic" w:cs="SimSun"/>
          <w:sz w:val="28"/>
          <w:szCs w:val="28"/>
          <w:lang w:val="en-DE" w:eastAsia="zh-CN"/>
        </w:rPr>
        <w:t>Chen Yiming is dressed in a gray-blue tracksuit, jogging alone along the riverside.His face is expressionless.</w:t>
      </w:r>
    </w:p>
    <w:p w14:paraId="172EC904" w14:textId="77777777" w:rsidR="00C510E7" w:rsidRPr="00AF3ED1" w:rsidRDefault="00C510E7">
      <w:pPr>
        <w:kinsoku/>
        <w:rPr>
          <w:rFonts w:ascii="Century Gothic" w:eastAsia="SimSun" w:hAnsi="Century Gothic" w:cs="SimSun"/>
          <w:sz w:val="28"/>
          <w:szCs w:val="28"/>
          <w:lang w:eastAsia="zh-CN"/>
        </w:rPr>
      </w:pPr>
    </w:p>
    <w:p w14:paraId="78E26748"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DBCEEE8" w14:textId="77777777">
        <w:trPr>
          <w:trHeight w:val="1491"/>
        </w:trPr>
        <w:tc>
          <w:tcPr>
            <w:tcW w:w="4790" w:type="dxa"/>
          </w:tcPr>
          <w:p w14:paraId="1784F377" w14:textId="77777777" w:rsidR="003878E1" w:rsidRPr="003878E1" w:rsidRDefault="003878E1" w:rsidP="003878E1">
            <w:pPr>
              <w:kinsoku/>
              <w:rPr>
                <w:rFonts w:ascii="Century Gothic" w:eastAsia="SimSun" w:hAnsi="Century Gothic" w:cs="SimSun"/>
                <w:sz w:val="28"/>
                <w:szCs w:val="28"/>
                <w:lang w:val="en-DE" w:eastAsia="zh-CN"/>
              </w:rPr>
            </w:pPr>
            <w:r w:rsidRPr="003878E1">
              <w:rPr>
                <w:rFonts w:ascii="Century Gothic" w:eastAsia="SimSun" w:hAnsi="Century Gothic" w:cs="SimSun"/>
                <w:sz w:val="28"/>
                <w:szCs w:val="28"/>
                <w:lang w:val="en-DE" w:eastAsia="zh-CN"/>
              </w:rPr>
              <w:t>Scene 2</w:t>
            </w:r>
          </w:p>
          <w:p w14:paraId="627CE788" w14:textId="77777777" w:rsidR="003878E1" w:rsidRPr="003878E1" w:rsidRDefault="003878E1" w:rsidP="003878E1">
            <w:pPr>
              <w:kinsoku/>
              <w:rPr>
                <w:rFonts w:ascii="Century Gothic" w:eastAsia="SimSun" w:hAnsi="Century Gothic" w:cs="SimSun"/>
                <w:sz w:val="28"/>
                <w:szCs w:val="28"/>
                <w:lang w:val="en-DE" w:eastAsia="zh-CN"/>
              </w:rPr>
            </w:pPr>
            <w:r w:rsidRPr="003878E1">
              <w:rPr>
                <w:rFonts w:ascii="Century Gothic" w:eastAsia="SimSun" w:hAnsi="Century Gothic" w:cs="SimSun"/>
                <w:sz w:val="28"/>
                <w:szCs w:val="28"/>
                <w:lang w:val="en-DE" w:eastAsia="zh-CN"/>
              </w:rPr>
              <w:t>Location: Chen Yiming’s Home (An office building near Guomao)</w:t>
            </w:r>
          </w:p>
          <w:p w14:paraId="20A12447" w14:textId="05C2A6C8" w:rsidR="00C510E7" w:rsidRPr="00AF3ED1" w:rsidRDefault="00C510E7">
            <w:pPr>
              <w:kinsoku/>
              <w:rPr>
                <w:rFonts w:ascii="Century Gothic" w:eastAsia="SimSun" w:hAnsi="Century Gothic" w:cs="SimSun"/>
                <w:sz w:val="28"/>
                <w:szCs w:val="28"/>
                <w:lang w:val="en-DE" w:eastAsia="zh-CN"/>
              </w:rPr>
            </w:pPr>
          </w:p>
        </w:tc>
        <w:tc>
          <w:tcPr>
            <w:tcW w:w="4790" w:type="dxa"/>
          </w:tcPr>
          <w:p w14:paraId="60F979A7" w14:textId="410BA167" w:rsidR="00C510E7" w:rsidRPr="00AF3ED1" w:rsidRDefault="003878E1">
            <w:pPr>
              <w:kinsoku/>
              <w:rPr>
                <w:rFonts w:ascii="Century Gothic" w:eastAsia="SimSun" w:hAnsi="Century Gothic" w:cs="SimSun"/>
                <w:sz w:val="28"/>
                <w:szCs w:val="28"/>
              </w:rPr>
            </w:pPr>
            <w:r w:rsidRPr="00AF3ED1">
              <w:rPr>
                <w:rFonts w:ascii="Century Gothic" w:eastAsia="SimSun" w:hAnsi="Century Gothic" w:cs="SimSun"/>
                <w:sz w:val="28"/>
                <w:szCs w:val="28"/>
              </w:rPr>
              <w:t xml:space="preserve">Time: </w:t>
            </w:r>
            <w:r w:rsidR="00000000" w:rsidRPr="00AF3ED1">
              <w:rPr>
                <w:rFonts w:ascii="Century Gothic" w:eastAsia="SimSun" w:hAnsi="Century Gothic" w:cs="SimSun"/>
                <w:sz w:val="28"/>
                <w:szCs w:val="28"/>
              </w:rPr>
              <w:t>8:30</w:t>
            </w:r>
            <w:r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a.m</w:t>
            </w:r>
            <w:proofErr w:type="spellEnd"/>
          </w:p>
        </w:tc>
      </w:tr>
      <w:tr w:rsidR="00C510E7" w:rsidRPr="00AF3ED1" w14:paraId="21DF2BE1" w14:textId="77777777">
        <w:trPr>
          <w:trHeight w:val="632"/>
        </w:trPr>
        <w:tc>
          <w:tcPr>
            <w:tcW w:w="4790" w:type="dxa"/>
          </w:tcPr>
          <w:p w14:paraId="1F5274BF" w14:textId="77777777" w:rsidR="003878E1" w:rsidRPr="003878E1" w:rsidRDefault="003878E1" w:rsidP="003878E1">
            <w:pPr>
              <w:kinsoku/>
              <w:rPr>
                <w:rFonts w:ascii="Century Gothic" w:eastAsia="SimSun" w:hAnsi="Century Gothic" w:cs="SimSun"/>
                <w:sz w:val="28"/>
                <w:szCs w:val="28"/>
                <w:lang w:val="en-DE"/>
              </w:rPr>
            </w:pPr>
            <w:r w:rsidRPr="003878E1">
              <w:rPr>
                <w:rFonts w:ascii="Century Gothic" w:eastAsia="SimSun" w:hAnsi="Century Gothic" w:cs="SimSun"/>
                <w:sz w:val="28"/>
                <w:szCs w:val="28"/>
                <w:lang w:val="en-DE"/>
              </w:rPr>
              <w:t>Characters: Chen Yiming</w:t>
            </w:r>
          </w:p>
          <w:p w14:paraId="3426220F" w14:textId="3021E4C7" w:rsidR="00C510E7" w:rsidRPr="00AF3ED1" w:rsidRDefault="00C510E7">
            <w:pPr>
              <w:kinsoku/>
              <w:rPr>
                <w:rFonts w:ascii="Century Gothic" w:eastAsia="SimSun" w:hAnsi="Century Gothic" w:cs="SimSun"/>
                <w:sz w:val="28"/>
                <w:szCs w:val="28"/>
              </w:rPr>
            </w:pPr>
          </w:p>
        </w:tc>
        <w:tc>
          <w:tcPr>
            <w:tcW w:w="4790" w:type="dxa"/>
          </w:tcPr>
          <w:p w14:paraId="21818AA1" w14:textId="77777777" w:rsidR="00AF3ED1" w:rsidRPr="00AF3ED1" w:rsidRDefault="00AF3ED1" w:rsidP="00AF3ED1">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 xml:space="preserve">Note: </w:t>
            </w:r>
            <w:r w:rsidRPr="00AF3ED1">
              <w:rPr>
                <w:rFonts w:ascii="Century Gothic" w:eastAsia="SimSun" w:hAnsi="Century Gothic" w:cs="SimSun"/>
                <w:sz w:val="28"/>
                <w:szCs w:val="28"/>
                <w:lang w:val="en-DE" w:eastAsia="zh-CN"/>
              </w:rPr>
              <w:t>Dog (looking at phone news)</w:t>
            </w:r>
          </w:p>
          <w:p w14:paraId="35F562E1" w14:textId="01AFF3DF" w:rsidR="00C510E7" w:rsidRPr="00AF3ED1" w:rsidRDefault="00C510E7">
            <w:pPr>
              <w:kinsoku/>
              <w:rPr>
                <w:rFonts w:ascii="Century Gothic" w:eastAsia="SimSun" w:hAnsi="Century Gothic" w:cs="SimSun"/>
                <w:sz w:val="28"/>
                <w:szCs w:val="28"/>
                <w:lang w:val="en-DE" w:eastAsia="zh-CN"/>
              </w:rPr>
            </w:pPr>
          </w:p>
        </w:tc>
      </w:tr>
    </w:tbl>
    <w:p w14:paraId="09A31DEC" w14:textId="77777777" w:rsidR="00C510E7" w:rsidRPr="00AF3ED1" w:rsidRDefault="00C510E7">
      <w:pPr>
        <w:kinsoku/>
        <w:rPr>
          <w:rFonts w:ascii="Century Gothic" w:eastAsia="SimSun" w:hAnsi="Century Gothic" w:cs="SimSun"/>
          <w:sz w:val="28"/>
          <w:szCs w:val="28"/>
          <w:lang w:eastAsia="zh-CN"/>
        </w:rPr>
      </w:pPr>
    </w:p>
    <w:p w14:paraId="34116672"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Chen Yiming pushes the door open, and his little dog immediately rushes to greet him.</w:t>
      </w:r>
    </w:p>
    <w:p w14:paraId="1A93F8FC" w14:textId="77777777" w:rsidR="00863B4D" w:rsidRPr="00863B4D" w:rsidRDefault="00863B4D" w:rsidP="00863B4D">
      <w:pPr>
        <w:kinsoku/>
        <w:rPr>
          <w:rFonts w:ascii="Century Gothic" w:eastAsia="SimSun" w:hAnsi="Century Gothic" w:cs="SimSun"/>
          <w:sz w:val="28"/>
          <w:szCs w:val="28"/>
          <w:lang w:val="en-DE" w:eastAsia="zh-CN"/>
        </w:rPr>
      </w:pPr>
    </w:p>
    <w:p w14:paraId="39C39FA8"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After emerging from the bathroom, he tosses his dirty clothes into a laundry basket overflowing with clothes.</w:t>
      </w:r>
    </w:p>
    <w:p w14:paraId="20D0CE25" w14:textId="77777777" w:rsidR="00863B4D" w:rsidRPr="00863B4D" w:rsidRDefault="00863B4D" w:rsidP="00863B4D">
      <w:pPr>
        <w:kinsoku/>
        <w:rPr>
          <w:rFonts w:ascii="Century Gothic" w:eastAsia="SimSun" w:hAnsi="Century Gothic" w:cs="SimSun"/>
          <w:sz w:val="28"/>
          <w:szCs w:val="28"/>
          <w:lang w:val="en-DE" w:eastAsia="zh-CN"/>
        </w:rPr>
      </w:pPr>
    </w:p>
    <w:p w14:paraId="05811A51"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In the kitchen, he busies himself. He fries some bacon for himself and scoops out congee that he had cooked the previous night from the rice cooker.</w:t>
      </w:r>
    </w:p>
    <w:p w14:paraId="44DB43BB" w14:textId="77777777" w:rsidR="00863B4D" w:rsidRPr="00863B4D" w:rsidRDefault="00863B4D" w:rsidP="00863B4D">
      <w:pPr>
        <w:kinsoku/>
        <w:rPr>
          <w:rFonts w:ascii="Century Gothic" w:eastAsia="SimSun" w:hAnsi="Century Gothic" w:cs="SimSun"/>
          <w:sz w:val="28"/>
          <w:szCs w:val="28"/>
          <w:lang w:val="en-DE" w:eastAsia="zh-CN"/>
        </w:rPr>
      </w:pPr>
    </w:p>
    <w:p w14:paraId="2AC24084"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The refrigerator is crammed full, stocked with fruits and various ingredients. He takes out an orange, slices it, and places it on the dining table.</w:t>
      </w:r>
    </w:p>
    <w:p w14:paraId="7931CAC9" w14:textId="77777777" w:rsidR="00863B4D" w:rsidRPr="00863B4D" w:rsidRDefault="00863B4D" w:rsidP="00863B4D">
      <w:pPr>
        <w:kinsoku/>
        <w:rPr>
          <w:rFonts w:ascii="Century Gothic" w:eastAsia="SimSun" w:hAnsi="Century Gothic" w:cs="SimSun"/>
          <w:sz w:val="28"/>
          <w:szCs w:val="28"/>
          <w:lang w:val="en-DE" w:eastAsia="zh-CN"/>
        </w:rPr>
      </w:pPr>
    </w:p>
    <w:p w14:paraId="063D8220"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While eating breakfast, he scrolls through the news on his phone. His dining table is a chaotic mess, littered with scattered documents, books, and snacks. His little dog circles him incessantly, and from time to time, he casually tosses it a piece of bread.</w:t>
      </w:r>
    </w:p>
    <w:p w14:paraId="00B5B7E8" w14:textId="77777777" w:rsidR="00863B4D" w:rsidRPr="00863B4D" w:rsidRDefault="00863B4D" w:rsidP="00863B4D">
      <w:pPr>
        <w:kinsoku/>
        <w:rPr>
          <w:rFonts w:ascii="Century Gothic" w:eastAsia="SimSun" w:hAnsi="Century Gothic" w:cs="SimSun"/>
          <w:sz w:val="28"/>
          <w:szCs w:val="28"/>
          <w:lang w:val="en-DE" w:eastAsia="zh-CN"/>
        </w:rPr>
      </w:pPr>
    </w:p>
    <w:p w14:paraId="565CEE2F"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(The house is very quiet.)</w:t>
      </w:r>
    </w:p>
    <w:p w14:paraId="37A926AD" w14:textId="77777777" w:rsidR="00C510E7" w:rsidRPr="00AF3ED1" w:rsidRDefault="00C510E7">
      <w:pPr>
        <w:kinsoku/>
        <w:rPr>
          <w:rFonts w:ascii="Century Gothic" w:eastAsia="SimSun" w:hAnsi="Century Gothic" w:cs="SimSun"/>
          <w:sz w:val="28"/>
          <w:szCs w:val="28"/>
          <w:lang w:val="en-DE" w:eastAsia="zh-CN"/>
        </w:rPr>
      </w:pPr>
    </w:p>
    <w:p w14:paraId="6F3D97C2"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2D65B38" w14:textId="77777777">
        <w:trPr>
          <w:trHeight w:val="1254"/>
        </w:trPr>
        <w:tc>
          <w:tcPr>
            <w:tcW w:w="4790" w:type="dxa"/>
          </w:tcPr>
          <w:p w14:paraId="28F3D04F" w14:textId="7C79B03D"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Scene 3</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 Chen Yiming Home</w:t>
            </w:r>
          </w:p>
        </w:tc>
        <w:tc>
          <w:tcPr>
            <w:tcW w:w="4790" w:type="dxa"/>
          </w:tcPr>
          <w:p w14:paraId="2C8B30A8" w14:textId="53D10036"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 xml:space="preserve">Time: Same as above (8:30 </w:t>
            </w:r>
            <w:proofErr w:type="spellStart"/>
            <w:r w:rsidRPr="00AF3ED1">
              <w:rPr>
                <w:rFonts w:ascii="Century Gothic" w:eastAsia="SimSun" w:hAnsi="Century Gothic" w:cs="SimSun"/>
                <w:sz w:val="28"/>
                <w:szCs w:val="28"/>
              </w:rPr>
              <w:t>a.m</w:t>
            </w:r>
            <w:proofErr w:type="spellEnd"/>
            <w:r w:rsidRPr="00AF3ED1">
              <w:rPr>
                <w:rFonts w:ascii="Century Gothic" w:eastAsia="SimSun" w:hAnsi="Century Gothic" w:cs="SimSun"/>
                <w:sz w:val="28"/>
                <w:szCs w:val="28"/>
              </w:rPr>
              <w:t>)</w:t>
            </w:r>
          </w:p>
        </w:tc>
      </w:tr>
      <w:tr w:rsidR="00C510E7" w:rsidRPr="00AF3ED1" w14:paraId="4E0C0B01" w14:textId="77777777">
        <w:trPr>
          <w:trHeight w:val="632"/>
        </w:trPr>
        <w:tc>
          <w:tcPr>
            <w:tcW w:w="4790" w:type="dxa"/>
          </w:tcPr>
          <w:p w14:paraId="6E3C4344" w14:textId="53B7A5CD" w:rsidR="00863B4D" w:rsidRPr="00863B4D" w:rsidRDefault="00863B4D" w:rsidP="00863B4D">
            <w:pPr>
              <w:kinsoku/>
              <w:rPr>
                <w:rFonts w:ascii="Century Gothic" w:eastAsia="SimSun" w:hAnsi="Century Gothic" w:cs="SimSun"/>
                <w:sz w:val="28"/>
                <w:szCs w:val="28"/>
                <w:lang w:val="en-DE"/>
              </w:rPr>
            </w:pPr>
            <w:r w:rsidRPr="00863B4D">
              <w:rPr>
                <w:rFonts w:ascii="Century Gothic" w:eastAsia="SimSun" w:hAnsi="Century Gothic" w:cs="SimSun"/>
                <w:sz w:val="28"/>
                <w:szCs w:val="28"/>
                <w:lang w:val="en-DE"/>
              </w:rPr>
              <w:t>Characters: Chen Yiming.</w:t>
            </w:r>
          </w:p>
          <w:p w14:paraId="24766A68" w14:textId="13492127" w:rsidR="00C510E7" w:rsidRPr="00AF3ED1" w:rsidRDefault="00C510E7">
            <w:pPr>
              <w:kinsoku/>
              <w:rPr>
                <w:rFonts w:ascii="Century Gothic" w:eastAsia="SimSun" w:hAnsi="Century Gothic" w:cs="SimSun"/>
                <w:sz w:val="28"/>
                <w:szCs w:val="28"/>
                <w:lang w:val="en-DE"/>
              </w:rPr>
            </w:pPr>
          </w:p>
        </w:tc>
        <w:tc>
          <w:tcPr>
            <w:tcW w:w="4790" w:type="dxa"/>
          </w:tcPr>
          <w:p w14:paraId="6DDCE362" w14:textId="2B71DE4F"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F0F0E7D" w14:textId="77777777" w:rsidR="00C510E7" w:rsidRPr="00AF3ED1" w:rsidRDefault="00C510E7">
      <w:pPr>
        <w:kinsoku/>
        <w:rPr>
          <w:rFonts w:ascii="Century Gothic" w:eastAsia="SimSun" w:hAnsi="Century Gothic" w:cs="SimSun"/>
          <w:sz w:val="28"/>
          <w:szCs w:val="28"/>
        </w:rPr>
      </w:pPr>
    </w:p>
    <w:p w14:paraId="3D86E499"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He selects a stylish tie from his wardrobe.</w:t>
      </w:r>
    </w:p>
    <w:p w14:paraId="7AFCA36F"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Standing in front of the mirror, he adjusts his outfit.</w:t>
      </w:r>
    </w:p>
    <w:p w14:paraId="4916E211"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He polishes his shoes to a shiny finish.</w:t>
      </w:r>
    </w:p>
    <w:p w14:paraId="0DEB930D" w14:textId="77777777" w:rsidR="00863B4D" w:rsidRPr="00863B4D" w:rsidRDefault="00863B4D" w:rsidP="00863B4D">
      <w:pPr>
        <w:kinsoku/>
        <w:rPr>
          <w:rFonts w:ascii="Century Gothic" w:eastAsia="SimSun" w:hAnsi="Century Gothic" w:cs="SimSun"/>
          <w:sz w:val="28"/>
          <w:szCs w:val="28"/>
          <w:lang w:val="en-DE" w:eastAsia="zh-CN"/>
        </w:rPr>
      </w:pPr>
    </w:p>
    <w:p w14:paraId="21750A47"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Quickly, he gathers some documents from the table and stuffs them into his briefcase. Grabbing his bag and keys, he prepares to leave.</w:t>
      </w:r>
    </w:p>
    <w:p w14:paraId="2218143F" w14:textId="77777777" w:rsidR="00863B4D" w:rsidRPr="00863B4D" w:rsidRDefault="00863B4D" w:rsidP="00863B4D">
      <w:pPr>
        <w:kinsoku/>
        <w:rPr>
          <w:rFonts w:ascii="Century Gothic" w:eastAsia="SimSun" w:hAnsi="Century Gothic" w:cs="SimSun"/>
          <w:sz w:val="28"/>
          <w:szCs w:val="28"/>
          <w:lang w:val="en-DE" w:eastAsia="zh-CN"/>
        </w:rPr>
      </w:pPr>
    </w:p>
    <w:p w14:paraId="10CD6F2F"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His little dog blocks the doorway.</w:t>
      </w:r>
    </w:p>
    <w:p w14:paraId="342F1DB0"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He picks up a snack, tosses it further into the room to lure the dog away, then shuts the door and leaves.</w:t>
      </w:r>
    </w:p>
    <w:p w14:paraId="655AC20C" w14:textId="77777777" w:rsidR="00C510E7" w:rsidRPr="00AF3ED1" w:rsidRDefault="00C510E7">
      <w:pPr>
        <w:kinsoku/>
        <w:rPr>
          <w:rFonts w:ascii="Century Gothic" w:eastAsia="SimSun" w:hAnsi="Century Gothic" w:cs="SimSun"/>
          <w:sz w:val="28"/>
          <w:szCs w:val="28"/>
          <w:lang w:val="en-DE" w:eastAsia="zh-CN"/>
        </w:rPr>
      </w:pPr>
    </w:p>
    <w:p w14:paraId="65D3406A"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3CAC6BDC" w14:textId="77777777">
        <w:trPr>
          <w:trHeight w:val="1878"/>
        </w:trPr>
        <w:tc>
          <w:tcPr>
            <w:tcW w:w="4790" w:type="dxa"/>
          </w:tcPr>
          <w:p w14:paraId="745B1E96" w14:textId="520EDDC4" w:rsidR="00C510E7" w:rsidRPr="00AF3ED1" w:rsidRDefault="00863B4D">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Scene 4</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eastAsia="zh-CN"/>
              </w:rPr>
              <w:t xml:space="preserve">Streets and skyscrapers near </w:t>
            </w:r>
            <w:proofErr w:type="spellStart"/>
            <w:r w:rsidRPr="00AF3ED1">
              <w:rPr>
                <w:rFonts w:ascii="Century Gothic" w:eastAsia="SimSun" w:hAnsi="Century Gothic" w:cs="SimSun"/>
                <w:sz w:val="28"/>
                <w:szCs w:val="28"/>
                <w:lang w:eastAsia="zh-CN"/>
              </w:rPr>
              <w:t>Guomao</w:t>
            </w:r>
            <w:proofErr w:type="spellEnd"/>
          </w:p>
        </w:tc>
        <w:tc>
          <w:tcPr>
            <w:tcW w:w="4790" w:type="dxa"/>
          </w:tcPr>
          <w:p w14:paraId="66B158E6" w14:textId="7A7D02EB"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9:30</w:t>
            </w:r>
            <w:r w:rsidRPr="00AF3ED1">
              <w:rPr>
                <w:rFonts w:ascii="Century Gothic" w:eastAsia="SimSun" w:hAnsi="Century Gothic" w:cs="SimSun"/>
                <w:sz w:val="28"/>
                <w:szCs w:val="28"/>
              </w:rPr>
              <w:t xml:space="preserve"> a.m.</w:t>
            </w:r>
          </w:p>
        </w:tc>
      </w:tr>
      <w:tr w:rsidR="00C510E7" w:rsidRPr="00AF3ED1" w14:paraId="4640AFD8" w14:textId="77777777">
        <w:trPr>
          <w:trHeight w:val="632"/>
        </w:trPr>
        <w:tc>
          <w:tcPr>
            <w:tcW w:w="4790" w:type="dxa"/>
          </w:tcPr>
          <w:p w14:paraId="3DB2BDE0" w14:textId="34B3808C"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0D2B03E2" w14:textId="68EEC4EA" w:rsidR="00C510E7" w:rsidRPr="00AF3ED1" w:rsidRDefault="00863B4D">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AA6DAE5" w14:textId="77777777" w:rsidR="00C510E7" w:rsidRPr="00AF3ED1" w:rsidRDefault="00C510E7">
      <w:pPr>
        <w:kinsoku/>
        <w:rPr>
          <w:rFonts w:ascii="Century Gothic" w:eastAsia="SimSun" w:hAnsi="Century Gothic" w:cs="SimSun"/>
          <w:sz w:val="28"/>
          <w:szCs w:val="28"/>
        </w:rPr>
      </w:pPr>
    </w:p>
    <w:p w14:paraId="5797D3DD"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The streets of Beijing in autumn.</w:t>
      </w:r>
    </w:p>
    <w:p w14:paraId="76A7B380"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The wind sways the branches wildly, and fallen leaves scattered along the roadside dance joyfully in the breeze.</w:t>
      </w:r>
    </w:p>
    <w:p w14:paraId="1A9E3D1F" w14:textId="77777777" w:rsidR="00863B4D" w:rsidRPr="00863B4D" w:rsidRDefault="00863B4D" w:rsidP="00863B4D">
      <w:pPr>
        <w:kinsoku/>
        <w:rPr>
          <w:rFonts w:ascii="Century Gothic" w:eastAsia="SimSun" w:hAnsi="Century Gothic" w:cs="SimSun"/>
          <w:sz w:val="28"/>
          <w:szCs w:val="28"/>
          <w:lang w:val="en-DE" w:eastAsia="zh-CN"/>
        </w:rPr>
      </w:pPr>
    </w:p>
    <w:p w14:paraId="439B9F42"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A girl walking toward him has her hair blown across her face. She gently pulls it back into place with her hand.</w:t>
      </w:r>
    </w:p>
    <w:p w14:paraId="44398E61" w14:textId="77777777" w:rsidR="00863B4D" w:rsidRPr="00863B4D" w:rsidRDefault="00863B4D" w:rsidP="00863B4D">
      <w:pPr>
        <w:kinsoku/>
        <w:rPr>
          <w:rFonts w:ascii="Century Gothic" w:eastAsia="SimSun" w:hAnsi="Century Gothic" w:cs="SimSun"/>
          <w:sz w:val="28"/>
          <w:szCs w:val="28"/>
          <w:lang w:val="en-DE" w:eastAsia="zh-CN"/>
        </w:rPr>
      </w:pPr>
    </w:p>
    <w:p w14:paraId="6F17EC30"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Chen Yiming is dressed in a camel-colored trench coat.</w:t>
      </w:r>
    </w:p>
    <w:p w14:paraId="03CCDC2F"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lastRenderedPageBreak/>
        <w:t>Underneath, he wears a silver-gray suit, and the edges of his subtly patterned scarf are lifted by the wind.</w:t>
      </w:r>
    </w:p>
    <w:p w14:paraId="6527BC62"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He weaves quickly through the crowd.</w:t>
      </w:r>
    </w:p>
    <w:p w14:paraId="4072D61E" w14:textId="77777777" w:rsidR="00863B4D" w:rsidRPr="00863B4D" w:rsidRDefault="00863B4D" w:rsidP="00863B4D">
      <w:pPr>
        <w:kinsoku/>
        <w:rPr>
          <w:rFonts w:ascii="Century Gothic" w:eastAsia="SimSun" w:hAnsi="Century Gothic" w:cs="SimSun"/>
          <w:sz w:val="28"/>
          <w:szCs w:val="28"/>
          <w:lang w:val="en-DE" w:eastAsia="zh-CN"/>
        </w:rPr>
      </w:pPr>
    </w:p>
    <w:p w14:paraId="108D0090"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At a traffic light, he pauses. As soon as the light turns green, he, along with the others, hastens toward the office buildings.</w:t>
      </w:r>
    </w:p>
    <w:p w14:paraId="0C5B489E"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(Some walk while talking on the phone or watching videos, while others listen to music with headphones on.)</w:t>
      </w:r>
    </w:p>
    <w:p w14:paraId="24FD80A2" w14:textId="77777777" w:rsidR="00863B4D" w:rsidRPr="00863B4D" w:rsidRDefault="00863B4D" w:rsidP="00863B4D">
      <w:pPr>
        <w:kinsoku/>
        <w:rPr>
          <w:rFonts w:ascii="Century Gothic" w:eastAsia="SimSun" w:hAnsi="Century Gothic" w:cs="SimSun"/>
          <w:sz w:val="28"/>
          <w:szCs w:val="28"/>
          <w:lang w:val="en-DE" w:eastAsia="zh-CN"/>
        </w:rPr>
      </w:pPr>
    </w:p>
    <w:p w14:paraId="2C3C9946"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Near Guomao, cars come and go in a steady stream.</w:t>
      </w:r>
    </w:p>
    <w:p w14:paraId="2BD0E4C7"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On the elevated highway, a red light leaves an endless line of vehicles at a standstill.</w:t>
      </w:r>
    </w:p>
    <w:p w14:paraId="07E571AD"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(Wide shot: traffic jam)</w:t>
      </w:r>
    </w:p>
    <w:p w14:paraId="0846A2FD" w14:textId="77777777" w:rsidR="00863B4D" w:rsidRPr="00863B4D" w:rsidRDefault="00863B4D" w:rsidP="00863B4D">
      <w:pPr>
        <w:kinsoku/>
        <w:rPr>
          <w:rFonts w:ascii="Century Gothic" w:eastAsia="SimSun" w:hAnsi="Century Gothic" w:cs="SimSun"/>
          <w:sz w:val="28"/>
          <w:szCs w:val="28"/>
          <w:lang w:val="en-DE" w:eastAsia="zh-CN"/>
        </w:rPr>
      </w:pPr>
      <w:r w:rsidRPr="00863B4D">
        <w:rPr>
          <w:rFonts w:ascii="Century Gothic" w:eastAsia="SimSun" w:hAnsi="Century Gothic" w:cs="SimSun"/>
          <w:sz w:val="28"/>
          <w:szCs w:val="28"/>
          <w:lang w:val="en-DE" w:eastAsia="zh-CN"/>
        </w:rPr>
        <w:t>(Close-up: people honking impatiently).</w:t>
      </w:r>
    </w:p>
    <w:p w14:paraId="081D8793" w14:textId="77777777" w:rsidR="00C510E7" w:rsidRPr="00AF3ED1" w:rsidRDefault="00C510E7">
      <w:pPr>
        <w:kinsoku/>
        <w:rPr>
          <w:rFonts w:ascii="Century Gothic" w:eastAsia="SimSun" w:hAnsi="Century Gothic" w:cs="SimSun"/>
          <w:sz w:val="28"/>
          <w:szCs w:val="28"/>
          <w:lang w:val="en-DE" w:eastAsia="zh-CN"/>
        </w:rPr>
      </w:pPr>
    </w:p>
    <w:p w14:paraId="6FE6C68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26B92B1" w14:textId="77777777">
        <w:trPr>
          <w:trHeight w:val="1878"/>
        </w:trPr>
        <w:tc>
          <w:tcPr>
            <w:tcW w:w="4790" w:type="dxa"/>
          </w:tcPr>
          <w:p w14:paraId="2FFDA437" w14:textId="3FA8EAE5" w:rsidR="00863B4D" w:rsidRPr="00AF3ED1" w:rsidRDefault="00863B4D" w:rsidP="00863B4D">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5</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val="en-DE" w:eastAsia="zh-CN"/>
              </w:rPr>
              <w:t>Location: Guomao Office Building / First Floor / Elevator Lobby</w:t>
            </w:r>
          </w:p>
          <w:p w14:paraId="035BF940" w14:textId="655C9775" w:rsidR="00C510E7" w:rsidRPr="00AF3ED1" w:rsidRDefault="00C510E7">
            <w:pPr>
              <w:kinsoku/>
              <w:rPr>
                <w:rFonts w:ascii="Century Gothic" w:eastAsia="SimSun" w:hAnsi="Century Gothic" w:cs="SimSun"/>
                <w:sz w:val="28"/>
                <w:szCs w:val="28"/>
                <w:lang w:eastAsia="zh-CN"/>
              </w:rPr>
            </w:pPr>
          </w:p>
        </w:tc>
        <w:tc>
          <w:tcPr>
            <w:tcW w:w="4790" w:type="dxa"/>
          </w:tcPr>
          <w:p w14:paraId="7A75C09F" w14:textId="7A67345F" w:rsidR="00C510E7" w:rsidRPr="00AF3ED1" w:rsidRDefault="0016220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 xml:space="preserve">Around 10 </w:t>
            </w:r>
            <w:proofErr w:type="spellStart"/>
            <w:r w:rsidRPr="00AF3ED1">
              <w:rPr>
                <w:rFonts w:ascii="Century Gothic" w:eastAsia="SimSun" w:hAnsi="Century Gothic" w:cs="SimSun"/>
                <w:sz w:val="28"/>
                <w:szCs w:val="28"/>
              </w:rPr>
              <w:t>a.m</w:t>
            </w:r>
            <w:proofErr w:type="spellEnd"/>
          </w:p>
        </w:tc>
      </w:tr>
      <w:tr w:rsidR="00C510E7" w:rsidRPr="00AF3ED1" w14:paraId="0E63C3FB" w14:textId="77777777">
        <w:trPr>
          <w:trHeight w:val="632"/>
        </w:trPr>
        <w:tc>
          <w:tcPr>
            <w:tcW w:w="4790" w:type="dxa"/>
          </w:tcPr>
          <w:p w14:paraId="43E75E9A" w14:textId="2F327B2D" w:rsidR="00C510E7" w:rsidRPr="00AF3ED1" w:rsidRDefault="0016220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p>
        </w:tc>
        <w:tc>
          <w:tcPr>
            <w:tcW w:w="4790" w:type="dxa"/>
          </w:tcPr>
          <w:p w14:paraId="7B6DD5C0"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Note: Close-ups of office attire (costume design) and facial expressions.</w:t>
            </w:r>
          </w:p>
          <w:p w14:paraId="1E250CAB" w14:textId="0D226448" w:rsidR="00C510E7" w:rsidRPr="00AF3ED1" w:rsidRDefault="00C510E7">
            <w:pPr>
              <w:kinsoku/>
              <w:rPr>
                <w:rFonts w:ascii="Century Gothic" w:eastAsia="SimSun" w:hAnsi="Century Gothic" w:cs="SimSun"/>
                <w:sz w:val="28"/>
                <w:szCs w:val="28"/>
                <w:lang w:val="en-DE" w:eastAsia="zh-CN"/>
              </w:rPr>
            </w:pPr>
          </w:p>
        </w:tc>
      </w:tr>
    </w:tbl>
    <w:p w14:paraId="24622F14" w14:textId="77777777" w:rsidR="00C510E7" w:rsidRPr="00AF3ED1" w:rsidRDefault="00C510E7">
      <w:pPr>
        <w:kinsoku/>
        <w:rPr>
          <w:rFonts w:ascii="Century Gothic" w:eastAsia="SimSun" w:hAnsi="Century Gothic" w:cs="SimSun"/>
          <w:sz w:val="28"/>
          <w:szCs w:val="28"/>
          <w:lang w:eastAsia="zh-CN"/>
        </w:rPr>
      </w:pPr>
    </w:p>
    <w:p w14:paraId="6F525C6E"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 crowd gathers in front of the elevator, all waiting in silence, their faces blank and expressionless.</w:t>
      </w:r>
    </w:p>
    <w:p w14:paraId="45B0D0C9" w14:textId="77777777" w:rsidR="00162206" w:rsidRPr="00162206" w:rsidRDefault="00162206" w:rsidP="00162206">
      <w:pPr>
        <w:kinsoku/>
        <w:rPr>
          <w:rFonts w:ascii="Century Gothic" w:eastAsia="SimSun" w:hAnsi="Century Gothic" w:cs="SimSun"/>
          <w:sz w:val="28"/>
          <w:szCs w:val="28"/>
          <w:lang w:val="en-DE" w:eastAsia="zh-CN"/>
        </w:rPr>
      </w:pPr>
    </w:p>
    <w:p w14:paraId="2B468D5B"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Some hold briefcases, staring at the elevator display as the floor numbers change.</w:t>
      </w:r>
    </w:p>
    <w:p w14:paraId="4CA9A9D5"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Others clutch breakfast or coffee cups in their hands.</w:t>
      </w:r>
    </w:p>
    <w:p w14:paraId="23E53F0D"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 few are speaking softly on their phones, while others focus intently on stock market fluctuations displayed on their phones.</w:t>
      </w:r>
    </w:p>
    <w:p w14:paraId="2CB09411" w14:textId="77777777" w:rsidR="00162206" w:rsidRPr="00162206" w:rsidRDefault="00162206" w:rsidP="00162206">
      <w:pPr>
        <w:kinsoku/>
        <w:rPr>
          <w:rFonts w:ascii="Century Gothic" w:eastAsia="SimSun" w:hAnsi="Century Gothic" w:cs="SimSun"/>
          <w:sz w:val="28"/>
          <w:szCs w:val="28"/>
          <w:lang w:val="en-DE" w:eastAsia="zh-CN"/>
        </w:rPr>
      </w:pPr>
    </w:p>
    <w:p w14:paraId="0D2D0873"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 xml:space="preserve">Chen Yiming stands among them, waiting anxiously like everyone else. His face carries a heavy, thoughtful </w:t>
      </w:r>
      <w:r w:rsidRPr="00162206">
        <w:rPr>
          <w:rFonts w:ascii="Century Gothic" w:eastAsia="SimSun" w:hAnsi="Century Gothic" w:cs="SimSun"/>
          <w:sz w:val="28"/>
          <w:szCs w:val="28"/>
          <w:lang w:val="en-DE" w:eastAsia="zh-CN"/>
        </w:rPr>
        <w:lastRenderedPageBreak/>
        <w:t>expression, and his eyes frequently glance at the elevator’s floor numbers.</w:t>
      </w:r>
    </w:p>
    <w:p w14:paraId="13A9E711" w14:textId="77777777" w:rsidR="00162206" w:rsidRPr="00162206" w:rsidRDefault="00162206" w:rsidP="00162206">
      <w:pPr>
        <w:kinsoku/>
        <w:rPr>
          <w:rFonts w:ascii="Century Gothic" w:eastAsia="SimSun" w:hAnsi="Century Gothic" w:cs="SimSun"/>
          <w:sz w:val="28"/>
          <w:szCs w:val="28"/>
          <w:lang w:val="en-DE" w:eastAsia="zh-CN"/>
        </w:rPr>
      </w:pPr>
    </w:p>
    <w:p w14:paraId="78122EFF"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With a soft “ding,” the elevator doors open, and the crowd shuffles inside.</w:t>
      </w:r>
    </w:p>
    <w:p w14:paraId="6CA1D2D6" w14:textId="77777777" w:rsidR="00162206" w:rsidRPr="00162206" w:rsidRDefault="00162206" w:rsidP="00162206">
      <w:pPr>
        <w:kinsoku/>
        <w:rPr>
          <w:rFonts w:ascii="Century Gothic" w:eastAsia="SimSun" w:hAnsi="Century Gothic" w:cs="SimSun"/>
          <w:sz w:val="28"/>
          <w:szCs w:val="28"/>
          <w:lang w:val="en-DE" w:eastAsia="zh-CN"/>
        </w:rPr>
      </w:pPr>
    </w:p>
    <w:p w14:paraId="172252A8"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As the elevator ascends, the atmosphere remains heavy and subdued, with an oppressive silence hanging in the air.</w:t>
      </w:r>
    </w:p>
    <w:p w14:paraId="1AC9B4B3" w14:textId="77777777" w:rsidR="00162206" w:rsidRPr="00162206" w:rsidRDefault="00162206" w:rsidP="00162206">
      <w:pPr>
        <w:kinsoku/>
        <w:rPr>
          <w:rFonts w:ascii="Century Gothic" w:eastAsia="SimSun" w:hAnsi="Century Gothic" w:cs="SimSun"/>
          <w:sz w:val="28"/>
          <w:szCs w:val="28"/>
          <w:lang w:val="en-DE" w:eastAsia="zh-CN"/>
        </w:rPr>
      </w:pPr>
    </w:p>
    <w:p w14:paraId="4725FD4F"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[Film Title Appears]</w:t>
      </w:r>
    </w:p>
    <w:p w14:paraId="1773A814"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[Credits Roll]</w:t>
      </w:r>
    </w:p>
    <w:p w14:paraId="64D9410E" w14:textId="77777777" w:rsidR="00C510E7" w:rsidRPr="00AF3ED1" w:rsidRDefault="00C510E7">
      <w:pPr>
        <w:kinsoku/>
        <w:rPr>
          <w:rFonts w:ascii="Century Gothic" w:eastAsia="SimSun" w:hAnsi="Century Gothic" w:cs="SimSun"/>
          <w:sz w:val="28"/>
          <w:szCs w:val="28"/>
          <w:lang w:val="en-DE" w:eastAsia="zh-CN"/>
        </w:rPr>
      </w:pPr>
    </w:p>
    <w:p w14:paraId="7DA199D0"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2768DFE" w14:textId="77777777">
        <w:trPr>
          <w:trHeight w:val="1878"/>
        </w:trPr>
        <w:tc>
          <w:tcPr>
            <w:tcW w:w="4790" w:type="dxa"/>
          </w:tcPr>
          <w:p w14:paraId="2E9C7B2E" w14:textId="77777777" w:rsidR="00162206" w:rsidRPr="00AF3ED1" w:rsidRDefault="00162206" w:rsidP="0016220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6</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val="en-DE" w:eastAsia="zh-CN"/>
              </w:rPr>
              <w:t>Location: Law Firm (Elevator)</w:t>
            </w:r>
          </w:p>
          <w:p w14:paraId="3B96B7B3" w14:textId="442E6010" w:rsidR="00C510E7" w:rsidRPr="00AF3ED1" w:rsidRDefault="00C510E7">
            <w:pPr>
              <w:kinsoku/>
              <w:rPr>
                <w:rFonts w:ascii="Century Gothic" w:eastAsia="SimSun" w:hAnsi="Century Gothic" w:cs="SimSun"/>
                <w:sz w:val="28"/>
                <w:szCs w:val="28"/>
                <w:lang w:val="en-DE" w:eastAsia="zh-CN"/>
              </w:rPr>
            </w:pPr>
          </w:p>
        </w:tc>
        <w:tc>
          <w:tcPr>
            <w:tcW w:w="4790" w:type="dxa"/>
          </w:tcPr>
          <w:p w14:paraId="20122087" w14:textId="37D6564F" w:rsidR="00C510E7" w:rsidRPr="00AF3ED1" w:rsidRDefault="00162206" w:rsidP="00162206">
            <w:pPr>
              <w:kinsoku/>
              <w:rPr>
                <w:rFonts w:ascii="Century Gothic" w:eastAsia="SimSun" w:hAnsi="Century Gothic" w:cs="SimSun"/>
                <w:sz w:val="28"/>
                <w:szCs w:val="28"/>
                <w:lang w:val="en-DE"/>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Around 10:20</w:t>
            </w:r>
            <w:r w:rsidRPr="00AF3ED1">
              <w:rPr>
                <w:rFonts w:ascii="Century Gothic" w:eastAsia="SimSun" w:hAnsi="Century Gothic" w:cs="SimSun"/>
                <w:sz w:val="28"/>
                <w:szCs w:val="28"/>
                <w:lang w:val="en-DE"/>
              </w:rPr>
              <w:t xml:space="preserve"> a.m.</w:t>
            </w:r>
          </w:p>
        </w:tc>
      </w:tr>
      <w:tr w:rsidR="00C510E7" w:rsidRPr="00AF3ED1" w14:paraId="4E619AA6" w14:textId="77777777">
        <w:trPr>
          <w:trHeight w:val="632"/>
        </w:trPr>
        <w:tc>
          <w:tcPr>
            <w:tcW w:w="4790" w:type="dxa"/>
          </w:tcPr>
          <w:p w14:paraId="5D66795C" w14:textId="77777777" w:rsidR="00AF3ED1" w:rsidRPr="00AF3ED1" w:rsidRDefault="00AF3ED1" w:rsidP="00AF3ED1">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Front Desk / Other Lawyers</w:t>
            </w:r>
          </w:p>
          <w:p w14:paraId="493236E5" w14:textId="3F4A9A22" w:rsidR="00C510E7" w:rsidRPr="00AF3ED1" w:rsidRDefault="00C510E7">
            <w:pPr>
              <w:kinsoku/>
              <w:rPr>
                <w:rFonts w:ascii="Century Gothic" w:eastAsia="SimSun" w:hAnsi="Century Gothic" w:cs="SimSun"/>
                <w:sz w:val="28"/>
                <w:szCs w:val="28"/>
                <w:lang w:val="en-DE"/>
              </w:rPr>
            </w:pPr>
          </w:p>
        </w:tc>
        <w:tc>
          <w:tcPr>
            <w:tcW w:w="4790" w:type="dxa"/>
          </w:tcPr>
          <w:p w14:paraId="23AECBE0" w14:textId="77777777" w:rsidR="00162206" w:rsidRPr="00AF3ED1" w:rsidRDefault="00162206" w:rsidP="00162206">
            <w:pPr>
              <w:kinsoku/>
              <w:rPr>
                <w:rFonts w:ascii="Century Gothic" w:eastAsia="SimSun" w:hAnsi="Century Gothic" w:cs="SimSun"/>
                <w:sz w:val="28"/>
                <w:szCs w:val="28"/>
                <w:lang w:val="en-DE"/>
              </w:rPr>
            </w:pPr>
            <w:r w:rsidRPr="00AF3ED1">
              <w:rPr>
                <w:rFonts w:ascii="Century Gothic" w:eastAsia="SimSun" w:hAnsi="Century Gothic" w:cs="SimSun"/>
                <w:sz w:val="28"/>
                <w:szCs w:val="28"/>
              </w:rPr>
              <w:t xml:space="preserve">Note: </w:t>
            </w:r>
            <w:r w:rsidRPr="00AF3ED1">
              <w:rPr>
                <w:rFonts w:ascii="Century Gothic" w:eastAsia="SimSun" w:hAnsi="Century Gothic" w:cs="SimSun"/>
                <w:sz w:val="28"/>
                <w:szCs w:val="28"/>
                <w:lang w:val="en-DE"/>
              </w:rPr>
              <w:t>Several employees.</w:t>
            </w:r>
          </w:p>
          <w:p w14:paraId="2670BF24" w14:textId="03D01AEF" w:rsidR="00C510E7" w:rsidRPr="00AF3ED1" w:rsidRDefault="00C510E7">
            <w:pPr>
              <w:kinsoku/>
              <w:rPr>
                <w:rFonts w:ascii="Century Gothic" w:eastAsia="SimSun" w:hAnsi="Century Gothic" w:cs="SimSun"/>
                <w:sz w:val="28"/>
                <w:szCs w:val="28"/>
              </w:rPr>
            </w:pPr>
          </w:p>
        </w:tc>
      </w:tr>
    </w:tbl>
    <w:p w14:paraId="1176B297" w14:textId="77777777" w:rsidR="00C510E7" w:rsidRPr="00AF3ED1" w:rsidRDefault="00C510E7">
      <w:pPr>
        <w:kinsoku/>
        <w:rPr>
          <w:rFonts w:ascii="Century Gothic" w:eastAsia="SimSun" w:hAnsi="Century Gothic" w:cs="SimSun"/>
          <w:sz w:val="28"/>
          <w:szCs w:val="28"/>
        </w:rPr>
      </w:pPr>
    </w:p>
    <w:p w14:paraId="11AE0DFF" w14:textId="77777777" w:rsidR="00C510E7" w:rsidRPr="00AF3ED1" w:rsidRDefault="00C510E7">
      <w:pPr>
        <w:kinsoku/>
        <w:rPr>
          <w:rFonts w:ascii="Century Gothic" w:eastAsia="SimSun" w:hAnsi="Century Gothic" w:cs="SimSun"/>
          <w:sz w:val="28"/>
          <w:szCs w:val="28"/>
        </w:rPr>
      </w:pPr>
    </w:p>
    <w:p w14:paraId="06D4982B"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As the elevator approached the 27th floor, Chen Yiming habitually adjusted his collar.</w:t>
      </w:r>
    </w:p>
    <w:p w14:paraId="24DE5648" w14:textId="77777777" w:rsidR="00162206" w:rsidRPr="00162206" w:rsidRDefault="00162206" w:rsidP="00162206">
      <w:pPr>
        <w:kinsoku/>
        <w:rPr>
          <w:rFonts w:ascii="Century Gothic" w:eastAsia="SimSun" w:hAnsi="Century Gothic" w:cs="SimSun"/>
          <w:sz w:val="28"/>
          <w:szCs w:val="28"/>
          <w:lang w:val="en-DE"/>
        </w:rPr>
      </w:pPr>
    </w:p>
    <w:p w14:paraId="00A0C587"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Stepping out of the elevator, he headed straight for the company’s main entrance.</w:t>
      </w:r>
    </w:p>
    <w:p w14:paraId="32C67674" w14:textId="77777777" w:rsidR="00162206" w:rsidRPr="00162206" w:rsidRDefault="00162206" w:rsidP="00162206">
      <w:pPr>
        <w:kinsoku/>
        <w:rPr>
          <w:rFonts w:ascii="Century Gothic" w:eastAsia="SimSun" w:hAnsi="Century Gothic" w:cs="SimSun"/>
          <w:sz w:val="28"/>
          <w:szCs w:val="28"/>
          <w:lang w:val="en-DE"/>
        </w:rPr>
      </w:pPr>
    </w:p>
    <w:p w14:paraId="02BB12A4"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Receptionist: “Good morning, Attorney Chen!”</w:t>
      </w:r>
    </w:p>
    <w:p w14:paraId="5DC6DC08"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Chen Yiming walked directly to his office, acknowledging the morning greetings from his colleagues along the way.</w:t>
      </w:r>
    </w:p>
    <w:p w14:paraId="30F3F4D1" w14:textId="77777777" w:rsidR="00162206" w:rsidRPr="00162206" w:rsidRDefault="00162206" w:rsidP="00162206">
      <w:pPr>
        <w:kinsoku/>
        <w:rPr>
          <w:rFonts w:ascii="Century Gothic" w:eastAsia="SimSun" w:hAnsi="Century Gothic" w:cs="SimSun"/>
          <w:sz w:val="28"/>
          <w:szCs w:val="28"/>
          <w:lang w:val="en-DE"/>
        </w:rPr>
      </w:pPr>
    </w:p>
    <w:p w14:paraId="1A03B6D1"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(The office buzzed with activity typical of a busy morning: someone was just returning to their desk with a freshly brewed coffee, another was carrying a stack of documents toward the meeting room, a third was furiously typing away at their computer, while yet another was engrossed in a seemingly endless phone call.)</w:t>
      </w:r>
    </w:p>
    <w:p w14:paraId="1B892EF1" w14:textId="77777777" w:rsidR="00162206" w:rsidRPr="00162206" w:rsidRDefault="00162206" w:rsidP="00162206">
      <w:pPr>
        <w:kinsoku/>
        <w:rPr>
          <w:rFonts w:ascii="Century Gothic" w:eastAsia="SimSun" w:hAnsi="Century Gothic" w:cs="SimSun"/>
          <w:sz w:val="28"/>
          <w:szCs w:val="28"/>
          <w:lang w:val="en-DE"/>
        </w:rPr>
      </w:pPr>
    </w:p>
    <w:p w14:paraId="78DAA42C"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lastRenderedPageBreak/>
        <w:t>In the hallways of the law firm, the constant ringing of telephones echoed sharply.</w:t>
      </w:r>
    </w:p>
    <w:p w14:paraId="76D916E7" w14:textId="77777777" w:rsidR="00162206" w:rsidRPr="00162206" w:rsidRDefault="00162206" w:rsidP="00162206">
      <w:pPr>
        <w:kinsoku/>
        <w:rPr>
          <w:rFonts w:ascii="Century Gothic" w:eastAsia="SimSun" w:hAnsi="Century Gothic" w:cs="SimSun"/>
          <w:sz w:val="28"/>
          <w:szCs w:val="28"/>
          <w:lang w:val="en-DE"/>
        </w:rPr>
      </w:pPr>
      <w:r w:rsidRPr="00162206">
        <w:rPr>
          <w:rFonts w:ascii="Century Gothic" w:eastAsia="SimSun" w:hAnsi="Century Gothic" w:cs="SimSun"/>
          <w:sz w:val="28"/>
          <w:szCs w:val="28"/>
          <w:lang w:val="en-DE"/>
        </w:rPr>
        <w:t>The piercing sound stood out even more against the backdrop of the law firm’s bustling morning.</w:t>
      </w:r>
    </w:p>
    <w:p w14:paraId="7FEEEB89" w14:textId="77777777" w:rsidR="00C510E7" w:rsidRPr="00AF3ED1" w:rsidRDefault="00C510E7">
      <w:pPr>
        <w:kinsoku/>
        <w:rPr>
          <w:rFonts w:ascii="Century Gothic" w:eastAsia="SimSun" w:hAnsi="Century Gothic" w:cs="SimSun"/>
          <w:sz w:val="28"/>
          <w:szCs w:val="28"/>
          <w:lang w:val="en-DE" w:eastAsia="zh-CN"/>
        </w:rPr>
      </w:pPr>
    </w:p>
    <w:p w14:paraId="0BCEF510"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B36967A" w14:textId="77777777">
        <w:trPr>
          <w:trHeight w:val="1878"/>
        </w:trPr>
        <w:tc>
          <w:tcPr>
            <w:tcW w:w="4790" w:type="dxa"/>
          </w:tcPr>
          <w:p w14:paraId="279CF9D5" w14:textId="77777777" w:rsidR="00162206" w:rsidRPr="00AF3ED1" w:rsidRDefault="00162206" w:rsidP="0016220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7</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val="en-DE" w:eastAsia="zh-CN"/>
              </w:rPr>
              <w:t>Location: Law Firm (Chen Yiming’s Office)</w:t>
            </w:r>
          </w:p>
          <w:p w14:paraId="1D9C17E5" w14:textId="4C293A11" w:rsidR="00C510E7" w:rsidRPr="00AF3ED1" w:rsidRDefault="00C510E7">
            <w:pPr>
              <w:kinsoku/>
              <w:rPr>
                <w:rFonts w:ascii="Century Gothic" w:eastAsia="SimSun" w:hAnsi="Century Gothic" w:cs="SimSun"/>
                <w:sz w:val="28"/>
                <w:szCs w:val="28"/>
                <w:lang w:eastAsia="zh-CN"/>
              </w:rPr>
            </w:pPr>
          </w:p>
        </w:tc>
        <w:tc>
          <w:tcPr>
            <w:tcW w:w="4790" w:type="dxa"/>
          </w:tcPr>
          <w:p w14:paraId="084D5EB2" w14:textId="17A6641A" w:rsidR="00C510E7" w:rsidRPr="00AF3ED1" w:rsidRDefault="0016220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05B24683" w14:textId="77777777">
        <w:trPr>
          <w:trHeight w:val="632"/>
        </w:trPr>
        <w:tc>
          <w:tcPr>
            <w:tcW w:w="4790" w:type="dxa"/>
          </w:tcPr>
          <w:p w14:paraId="1837888F" w14:textId="64624C46" w:rsidR="00C510E7" w:rsidRPr="00AF3ED1" w:rsidRDefault="0016220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Yiming’s Secretary</w:t>
            </w:r>
          </w:p>
        </w:tc>
        <w:tc>
          <w:tcPr>
            <w:tcW w:w="4790" w:type="dxa"/>
          </w:tcPr>
          <w:p w14:paraId="257E9F4E" w14:textId="44F610E9" w:rsidR="00C510E7" w:rsidRPr="00AF3ED1" w:rsidRDefault="0016220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2347B488" w14:textId="77777777" w:rsidR="00C510E7" w:rsidRPr="00AF3ED1" w:rsidRDefault="00C510E7">
      <w:pPr>
        <w:kinsoku/>
        <w:rPr>
          <w:rFonts w:ascii="Century Gothic" w:eastAsia="SimSun" w:hAnsi="Century Gothic" w:cs="SimSun"/>
          <w:sz w:val="28"/>
          <w:szCs w:val="28"/>
        </w:rPr>
      </w:pPr>
    </w:p>
    <w:p w14:paraId="3B3B428A"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Chen Yiming quickly takes off his trench coat and jacket, neatly hanging them on the rack. Turning around, he heads to the tea cabinet, selects some tea leaves, and begins brewing a fresh pot.</w:t>
      </w:r>
    </w:p>
    <w:p w14:paraId="6B747CB9" w14:textId="77777777" w:rsidR="00162206" w:rsidRPr="00162206" w:rsidRDefault="00162206" w:rsidP="00162206">
      <w:pPr>
        <w:kinsoku/>
        <w:rPr>
          <w:rFonts w:ascii="Century Gothic" w:eastAsia="SimSun" w:hAnsi="Century Gothic" w:cs="SimSun"/>
          <w:sz w:val="28"/>
          <w:szCs w:val="28"/>
          <w:lang w:val="en-DE" w:eastAsia="zh-CN"/>
        </w:rPr>
      </w:pPr>
    </w:p>
    <w:p w14:paraId="6EE1C82E"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Sitting at his desk, he opens his computer, revealing an inbox flooded with unread emails. He begins skimming through the messages, alternating between Chinese and English emails, focusing only on the most urgent ones. His desktop is cluttered with files and folders, a testament to his demanding workload.</w:t>
      </w:r>
    </w:p>
    <w:p w14:paraId="66C97A07" w14:textId="77777777" w:rsidR="00162206" w:rsidRPr="00162206" w:rsidRDefault="00162206" w:rsidP="00162206">
      <w:pPr>
        <w:kinsoku/>
        <w:rPr>
          <w:rFonts w:ascii="Century Gothic" w:eastAsia="SimSun" w:hAnsi="Century Gothic" w:cs="SimSun"/>
          <w:sz w:val="28"/>
          <w:szCs w:val="28"/>
          <w:lang w:val="en-DE" w:eastAsia="zh-CN"/>
        </w:rPr>
      </w:pPr>
    </w:p>
    <w:p w14:paraId="5A5B5F58"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 knock interrupts the quiet.</w:t>
      </w:r>
    </w:p>
    <w:p w14:paraId="7E659605"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Chen Yiming: “Come in.”</w:t>
      </w:r>
    </w:p>
    <w:p w14:paraId="1A3942F7" w14:textId="77777777" w:rsidR="00162206" w:rsidRPr="00162206" w:rsidRDefault="00162206" w:rsidP="00162206">
      <w:pPr>
        <w:kinsoku/>
        <w:rPr>
          <w:rFonts w:ascii="Century Gothic" w:eastAsia="SimSun" w:hAnsi="Century Gothic" w:cs="SimSun"/>
          <w:sz w:val="28"/>
          <w:szCs w:val="28"/>
          <w:lang w:val="en-DE" w:eastAsia="zh-CN"/>
        </w:rPr>
      </w:pPr>
    </w:p>
    <w:p w14:paraId="21CACF08"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His assistant enters, arms full of folders, and begins briefing him while standing.</w:t>
      </w:r>
    </w:p>
    <w:p w14:paraId="7C751C73"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 xml:space="preserve">Assistant: “Attorney Chen, this is a court notice from the Shanghai No. 1 Intermediate People’s Court regarding the Montas Art Town sculpture infringement case. The court date is set for the 10th of next month. Also, you have three meetings scheduled for today: two in-office meetings this morning and a teleconference with the European Maschira Art Foundation this afternoon. Additionally, Mr. Feng from Tianxing Group called earlier, requesting to discuss their company’s equity incentive plan related to their </w:t>
      </w:r>
      <w:r w:rsidRPr="00162206">
        <w:rPr>
          <w:rFonts w:ascii="Century Gothic" w:eastAsia="SimSun" w:hAnsi="Century Gothic" w:cs="SimSun"/>
          <w:sz w:val="28"/>
          <w:szCs w:val="28"/>
          <w:lang w:val="en-DE" w:eastAsia="zh-CN"/>
        </w:rPr>
        <w:lastRenderedPageBreak/>
        <w:t>restructuring. And there’s also the financing contract for Special Pet Foods…”</w:t>
      </w:r>
    </w:p>
    <w:p w14:paraId="33D170F9" w14:textId="77777777" w:rsidR="00162206" w:rsidRPr="00162206" w:rsidRDefault="00162206" w:rsidP="00162206">
      <w:pPr>
        <w:kinsoku/>
        <w:rPr>
          <w:rFonts w:ascii="Century Gothic" w:eastAsia="SimSun" w:hAnsi="Century Gothic" w:cs="SimSun"/>
          <w:sz w:val="28"/>
          <w:szCs w:val="28"/>
          <w:lang w:val="en-DE" w:eastAsia="zh-CN"/>
        </w:rPr>
      </w:pPr>
    </w:p>
    <w:p w14:paraId="04E7CA6A"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Chen Yiming: “Got it. Please arrange my trip to Shanghai for next month. Also, inform the team to meet later for a discussion about the due diligence on Fengmanyu Company’s investment project in Shanghai.”</w:t>
      </w:r>
    </w:p>
    <w:p w14:paraId="4B4D02B3" w14:textId="77777777" w:rsidR="00162206" w:rsidRPr="00162206" w:rsidRDefault="00162206" w:rsidP="00162206">
      <w:pPr>
        <w:kinsoku/>
        <w:rPr>
          <w:rFonts w:ascii="Century Gothic" w:eastAsia="SimSun" w:hAnsi="Century Gothic" w:cs="SimSun"/>
          <w:sz w:val="28"/>
          <w:szCs w:val="28"/>
          <w:lang w:val="en-DE" w:eastAsia="zh-CN"/>
        </w:rPr>
      </w:pPr>
    </w:p>
    <w:p w14:paraId="646D5DB9"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The assistant glances at the clock in Chen Yiming’s office.</w:t>
      </w:r>
    </w:p>
    <w:p w14:paraId="52B17419"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Assistant: “Understood, Attorney Chen. I’ll get started on the meeting materials.” (The assistant stands up, preparing to leave.)</w:t>
      </w:r>
    </w:p>
    <w:p w14:paraId="7CBFC084" w14:textId="77777777" w:rsidR="00162206" w:rsidRPr="00162206" w:rsidRDefault="00162206" w:rsidP="00162206">
      <w:pPr>
        <w:kinsoku/>
        <w:rPr>
          <w:rFonts w:ascii="Century Gothic" w:eastAsia="SimSun" w:hAnsi="Century Gothic" w:cs="SimSun"/>
          <w:sz w:val="28"/>
          <w:szCs w:val="28"/>
          <w:lang w:val="en-DE" w:eastAsia="zh-CN"/>
        </w:rPr>
      </w:pPr>
    </w:p>
    <w:p w14:paraId="63497532"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Chen Yiming: “Oh, by the way, has the itinerary for my trip to Shanghai the day after tomorrow been finalized?”</w:t>
      </w:r>
    </w:p>
    <w:p w14:paraId="1421F8ED" w14:textId="77777777" w:rsidR="00162206" w:rsidRPr="00162206" w:rsidRDefault="00162206" w:rsidP="00162206">
      <w:pPr>
        <w:kinsoku/>
        <w:rPr>
          <w:rFonts w:ascii="Century Gothic" w:eastAsia="SimSun" w:hAnsi="Century Gothic" w:cs="SimSun"/>
          <w:sz w:val="28"/>
          <w:szCs w:val="28"/>
          <w:lang w:val="en-DE" w:eastAsia="zh-CN"/>
        </w:rPr>
      </w:pPr>
    </w:p>
    <w:p w14:paraId="765755F0"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Assistant: “Yes, it’s all set.”</w:t>
      </w:r>
    </w:p>
    <w:p w14:paraId="0F88E116" w14:textId="77777777" w:rsidR="00162206" w:rsidRPr="00162206" w:rsidRDefault="00162206" w:rsidP="00162206">
      <w:pPr>
        <w:kinsoku/>
        <w:rPr>
          <w:rFonts w:ascii="Century Gothic" w:eastAsia="SimSun" w:hAnsi="Century Gothic" w:cs="SimSun"/>
          <w:sz w:val="28"/>
          <w:szCs w:val="28"/>
          <w:lang w:val="en-DE" w:eastAsia="zh-CN"/>
        </w:rPr>
      </w:pPr>
    </w:p>
    <w:p w14:paraId="112FB714" w14:textId="77777777" w:rsidR="00162206" w:rsidRPr="00162206" w:rsidRDefault="00162206" w:rsidP="00162206">
      <w:pPr>
        <w:kinsoku/>
        <w:rPr>
          <w:rFonts w:ascii="Century Gothic" w:eastAsia="SimSun" w:hAnsi="Century Gothic" w:cs="SimSun"/>
          <w:sz w:val="28"/>
          <w:szCs w:val="28"/>
          <w:lang w:val="en-DE" w:eastAsia="zh-CN"/>
        </w:rPr>
      </w:pPr>
      <w:r w:rsidRPr="00162206">
        <w:rPr>
          <w:rFonts w:ascii="Century Gothic" w:eastAsia="SimSun" w:hAnsi="Century Gothic" w:cs="SimSun"/>
          <w:sz w:val="28"/>
          <w:szCs w:val="28"/>
          <w:lang w:val="en-DE" w:eastAsia="zh-CN"/>
        </w:rPr>
        <w:t>The assistant nods and leaves, closing the door quietly behind them.</w:t>
      </w:r>
    </w:p>
    <w:p w14:paraId="389EDA64" w14:textId="77777777" w:rsidR="00162206" w:rsidRPr="00AF3ED1" w:rsidRDefault="00162206" w:rsidP="00162206">
      <w:pPr>
        <w:kinsoku/>
        <w:rPr>
          <w:rFonts w:ascii="Century Gothic" w:eastAsia="SimSun" w:hAnsi="Century Gothic" w:cs="SimSun"/>
          <w:sz w:val="28"/>
          <w:szCs w:val="28"/>
          <w:lang w:eastAsia="zh-CN"/>
        </w:rPr>
      </w:pPr>
    </w:p>
    <w:p w14:paraId="273D6785" w14:textId="77777777" w:rsidR="00C510E7" w:rsidRPr="00AF3ED1" w:rsidRDefault="00C510E7">
      <w:pPr>
        <w:kinsoku/>
        <w:rPr>
          <w:rFonts w:ascii="Century Gothic" w:eastAsia="SimSun" w:hAnsi="Century Gothic" w:cs="SimSun"/>
          <w:sz w:val="28"/>
          <w:szCs w:val="28"/>
          <w:lang w:eastAsia="zh-CN"/>
        </w:rPr>
      </w:pPr>
    </w:p>
    <w:p w14:paraId="79B9213F"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C7E7ACA" w14:textId="77777777">
        <w:trPr>
          <w:trHeight w:val="1254"/>
        </w:trPr>
        <w:tc>
          <w:tcPr>
            <w:tcW w:w="4790" w:type="dxa"/>
          </w:tcPr>
          <w:p w14:paraId="7E2A5D45" w14:textId="77777777" w:rsidR="00AC2258" w:rsidRPr="00AF3ED1" w:rsidRDefault="00AC2258" w:rsidP="00AC2258">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8</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Law Firm (Meeting Room)</w:t>
            </w:r>
          </w:p>
          <w:p w14:paraId="4E3D561D" w14:textId="3A4908E4" w:rsidR="00C510E7" w:rsidRPr="00AF3ED1" w:rsidRDefault="00C510E7">
            <w:pPr>
              <w:kinsoku/>
              <w:rPr>
                <w:rFonts w:ascii="Century Gothic" w:eastAsia="SimSun" w:hAnsi="Century Gothic" w:cs="SimSun"/>
                <w:sz w:val="28"/>
                <w:szCs w:val="28"/>
                <w:lang w:eastAsia="zh-CN"/>
              </w:rPr>
            </w:pPr>
          </w:p>
        </w:tc>
        <w:tc>
          <w:tcPr>
            <w:tcW w:w="4790" w:type="dxa"/>
          </w:tcPr>
          <w:p w14:paraId="221D637D" w14:textId="6FEF278C" w:rsidR="00C510E7" w:rsidRPr="00AF3ED1" w:rsidRDefault="00AC2258">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Afternoon</w:t>
            </w:r>
          </w:p>
        </w:tc>
      </w:tr>
      <w:tr w:rsidR="00C510E7" w:rsidRPr="00AF3ED1" w14:paraId="1A82F99C" w14:textId="77777777">
        <w:trPr>
          <w:trHeight w:val="632"/>
        </w:trPr>
        <w:tc>
          <w:tcPr>
            <w:tcW w:w="4790" w:type="dxa"/>
          </w:tcPr>
          <w:p w14:paraId="5CC033C0" w14:textId="77777777" w:rsidR="00AC2258" w:rsidRPr="00AF3ED1" w:rsidRDefault="00AC2258" w:rsidP="00AC2258">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Chen Yiming’s Team</w:t>
            </w:r>
          </w:p>
          <w:p w14:paraId="7B39830D" w14:textId="548E2713" w:rsidR="00C510E7" w:rsidRPr="00AF3ED1" w:rsidRDefault="00C510E7">
            <w:pPr>
              <w:kinsoku/>
              <w:rPr>
                <w:rFonts w:ascii="Century Gothic" w:eastAsia="SimSun" w:hAnsi="Century Gothic" w:cs="SimSun"/>
                <w:sz w:val="28"/>
                <w:szCs w:val="28"/>
              </w:rPr>
            </w:pPr>
          </w:p>
        </w:tc>
        <w:tc>
          <w:tcPr>
            <w:tcW w:w="4790" w:type="dxa"/>
          </w:tcPr>
          <w:p w14:paraId="2682B1B3" w14:textId="77777777" w:rsidR="00AC2258" w:rsidRPr="00AC2258" w:rsidRDefault="00AC2258" w:rsidP="00AC2258">
            <w:pPr>
              <w:kinsoku/>
              <w:rPr>
                <w:rFonts w:ascii="Century Gothic" w:eastAsia="SimSun" w:hAnsi="Century Gothic" w:cs="SimSun"/>
                <w:color w:val="C00000"/>
                <w:sz w:val="28"/>
                <w:szCs w:val="28"/>
                <w:lang w:val="en-DE"/>
              </w:rPr>
            </w:pPr>
            <w:r w:rsidRPr="00AC2258">
              <w:rPr>
                <w:rFonts w:ascii="Century Gothic" w:eastAsia="SimSun" w:hAnsi="Century Gothic" w:cs="SimSun"/>
                <w:color w:val="C00000"/>
                <w:sz w:val="28"/>
                <w:szCs w:val="28"/>
                <w:lang w:val="en-DE"/>
              </w:rPr>
              <w:t>Note: (All legal-related scenes will be filmed according to the script’s full length, with editing adjustments made as needed.)</w:t>
            </w:r>
          </w:p>
          <w:p w14:paraId="68658A99" w14:textId="58B4ADF7" w:rsidR="00C510E7" w:rsidRPr="00AF3ED1" w:rsidRDefault="00C510E7">
            <w:pPr>
              <w:kinsoku/>
              <w:rPr>
                <w:rFonts w:ascii="Century Gothic" w:eastAsia="SimSun" w:hAnsi="Century Gothic" w:cs="SimSun"/>
                <w:sz w:val="28"/>
                <w:szCs w:val="28"/>
                <w:lang w:val="en-DE"/>
              </w:rPr>
            </w:pPr>
          </w:p>
        </w:tc>
      </w:tr>
    </w:tbl>
    <w:p w14:paraId="2DAE89F9" w14:textId="77777777" w:rsidR="00C510E7" w:rsidRPr="00AF3ED1" w:rsidRDefault="00C510E7">
      <w:pPr>
        <w:kinsoku/>
        <w:rPr>
          <w:rFonts w:ascii="Century Gothic" w:eastAsia="SimSun" w:hAnsi="Century Gothic" w:cs="SimSun"/>
          <w:sz w:val="28"/>
          <w:szCs w:val="28"/>
        </w:rPr>
      </w:pPr>
    </w:p>
    <w:p w14:paraId="64F5F978"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Chen Yiming chairs the meeting, analyzing and discussing the Montas case, and concludes by outlining the work direction.]</w:t>
      </w:r>
    </w:p>
    <w:p w14:paraId="4B706CF9" w14:textId="77777777" w:rsidR="00AC2258" w:rsidRPr="00AC2258" w:rsidRDefault="00AC2258" w:rsidP="00AC2258">
      <w:pPr>
        <w:kinsoku/>
        <w:rPr>
          <w:rFonts w:ascii="Century Gothic" w:eastAsia="SimSun" w:hAnsi="Century Gothic" w:cs="SimSun"/>
          <w:sz w:val="28"/>
          <w:szCs w:val="28"/>
          <w:lang w:val="en-DE" w:eastAsia="zh-CN"/>
        </w:rPr>
      </w:pPr>
    </w:p>
    <w:p w14:paraId="33117A61"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Chen Yiming:</w:t>
      </w:r>
    </w:p>
    <w:p w14:paraId="4090A09F"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 xml:space="preserve">This case marks the client’s first collaboration with our law firm. The client is determined to defend their rights, although </w:t>
      </w:r>
      <w:r w:rsidRPr="00AC2258">
        <w:rPr>
          <w:rFonts w:ascii="Century Gothic" w:eastAsia="SimSun" w:hAnsi="Century Gothic" w:cs="SimSun"/>
          <w:sz w:val="28"/>
          <w:szCs w:val="28"/>
          <w:lang w:val="en-DE" w:eastAsia="zh-CN"/>
        </w:rPr>
        <w:lastRenderedPageBreak/>
        <w:t>there were some concerns about our ability to handle infringement lawsuits. I assured the client to trust us, especially given our recent string of victories in intellectual property protection cases.</w:t>
      </w:r>
    </w:p>
    <w:p w14:paraId="076ED53F" w14:textId="77777777" w:rsidR="00AC2258" w:rsidRPr="00AC2258" w:rsidRDefault="00AC2258" w:rsidP="00AC2258">
      <w:pPr>
        <w:kinsoku/>
        <w:rPr>
          <w:rFonts w:ascii="Century Gothic" w:eastAsia="SimSun" w:hAnsi="Century Gothic" w:cs="SimSun"/>
          <w:sz w:val="28"/>
          <w:szCs w:val="28"/>
          <w:lang w:val="en-DE" w:eastAsia="zh-CN"/>
        </w:rPr>
      </w:pPr>
    </w:p>
    <w:p w14:paraId="41F7916D"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I also highlighted to the client that we can not only help them defend their rights but also assist in promoting their brand. In the future, the client plans to hold a series of touring exhibitions in major cities and collaborate with top-tier local original brands in China, such as limited-edition Montas customized high-end phones.</w:t>
      </w:r>
    </w:p>
    <w:p w14:paraId="5192DDA3" w14:textId="77777777" w:rsidR="00AC2258" w:rsidRPr="00AC2258" w:rsidRDefault="00AC2258" w:rsidP="00AC2258">
      <w:pPr>
        <w:kinsoku/>
        <w:rPr>
          <w:rFonts w:ascii="Century Gothic" w:eastAsia="SimSun" w:hAnsi="Century Gothic" w:cs="SimSun"/>
          <w:sz w:val="28"/>
          <w:szCs w:val="28"/>
          <w:lang w:val="en-DE" w:eastAsia="zh-CN"/>
        </w:rPr>
      </w:pPr>
    </w:p>
    <w:p w14:paraId="0A4D844B"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Therefore, we must treat this case with utmost importance, give it our all, work meticulously, and ensure the evidence is solid. Not only must we win this lawsuit, but we must win it decisively and beautifully!</w:t>
      </w:r>
    </w:p>
    <w:p w14:paraId="5AD8EF10" w14:textId="77777777" w:rsidR="00AC2258" w:rsidRPr="00AC2258" w:rsidRDefault="00AC2258" w:rsidP="00AC2258">
      <w:pPr>
        <w:kinsoku/>
        <w:rPr>
          <w:rFonts w:ascii="Century Gothic" w:eastAsia="SimSun" w:hAnsi="Century Gothic" w:cs="SimSun"/>
          <w:sz w:val="28"/>
          <w:szCs w:val="28"/>
          <w:lang w:val="en-DE" w:eastAsia="zh-CN"/>
        </w:rPr>
      </w:pPr>
    </w:p>
    <w:p w14:paraId="4F580D08"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That said, objectively, this case does present significant challenges. The opposing party is a major central enterprise and a key contributor to local finances. We cannot entirely disregard the potential influence this might have on the court’s decision. However, if our arguments are well-grounded and the evidence convincing, I believe the court would hesitate to show overt favoritism.</w:t>
      </w:r>
    </w:p>
    <w:p w14:paraId="7FF8CC09" w14:textId="77777777" w:rsidR="00AC2258" w:rsidRPr="00AC2258" w:rsidRDefault="00AC2258" w:rsidP="00AC2258">
      <w:pPr>
        <w:kinsoku/>
        <w:rPr>
          <w:rFonts w:ascii="Century Gothic" w:eastAsia="SimSun" w:hAnsi="Century Gothic" w:cs="SimSun"/>
          <w:sz w:val="28"/>
          <w:szCs w:val="28"/>
          <w:lang w:val="en-DE" w:eastAsia="zh-CN"/>
        </w:rPr>
      </w:pPr>
    </w:p>
    <w:p w14:paraId="06B87733"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Even if the first instance ruling shows bias, we can appeal to a higher court. Therefore, we must maintain absolute confidence in our victory.</w:t>
      </w:r>
    </w:p>
    <w:p w14:paraId="6DC191A7" w14:textId="77777777" w:rsidR="00AC2258" w:rsidRPr="00AC2258" w:rsidRDefault="00AC2258" w:rsidP="00AC2258">
      <w:pPr>
        <w:kinsoku/>
        <w:rPr>
          <w:rFonts w:ascii="Century Gothic" w:eastAsia="SimSun" w:hAnsi="Century Gothic" w:cs="SimSun"/>
          <w:sz w:val="28"/>
          <w:szCs w:val="28"/>
          <w:lang w:val="en-DE" w:eastAsia="zh-CN"/>
        </w:rPr>
      </w:pPr>
    </w:p>
    <w:p w14:paraId="35FDA15D"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Now, let me assign the tasks.</w:t>
      </w:r>
    </w:p>
    <w:p w14:paraId="5E2443A0"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Xiang Lei, you’ll be in charge of evidence preparation and legal argumentation.</w:t>
      </w:r>
    </w:p>
    <w:p w14:paraId="30433EF9"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Sun Hui, you’ll draft the complaint.</w:t>
      </w:r>
    </w:p>
    <w:p w14:paraId="1ED394E0"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Danni, you’ll conduct research on copyright-related cases.</w:t>
      </w:r>
    </w:p>
    <w:p w14:paraId="3603149E" w14:textId="77777777" w:rsidR="00AC2258" w:rsidRPr="00AC2258" w:rsidRDefault="00AC2258" w:rsidP="00AC2258">
      <w:pPr>
        <w:kinsoku/>
        <w:rPr>
          <w:rFonts w:ascii="Century Gothic" w:eastAsia="SimSun" w:hAnsi="Century Gothic" w:cs="SimSun"/>
          <w:sz w:val="28"/>
          <w:szCs w:val="28"/>
          <w:lang w:val="en-DE" w:eastAsia="zh-CN"/>
        </w:rPr>
      </w:pPr>
    </w:p>
    <w:p w14:paraId="2F3AB090"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(Filming should follow the script, and editing adjustments can be made as needed.)</w:t>
      </w:r>
    </w:p>
    <w:p w14:paraId="35A9D1C8"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19"/>
        <w:gridCol w:w="2771"/>
        <w:gridCol w:w="4790"/>
      </w:tblGrid>
      <w:tr w:rsidR="00C510E7" w:rsidRPr="00AF3ED1" w14:paraId="40BAF519" w14:textId="77777777">
        <w:trPr>
          <w:trHeight w:val="631"/>
        </w:trPr>
        <w:tc>
          <w:tcPr>
            <w:tcW w:w="2019" w:type="dxa"/>
            <w:tcBorders>
              <w:right w:val="nil"/>
            </w:tcBorders>
          </w:tcPr>
          <w:p w14:paraId="4EE1B528" w14:textId="2C47FD78" w:rsidR="00C510E7" w:rsidRPr="00AF3ED1" w:rsidRDefault="00AC2258">
            <w:pPr>
              <w:kinsoku/>
              <w:rPr>
                <w:rFonts w:ascii="Century Gothic" w:eastAsia="SimSun" w:hAnsi="Century Gothic" w:cs="SimSun"/>
                <w:sz w:val="28"/>
                <w:szCs w:val="28"/>
              </w:rPr>
            </w:pPr>
            <w:r w:rsidRPr="00AF3ED1">
              <w:rPr>
                <w:rFonts w:ascii="Century Gothic" w:eastAsia="SimSun" w:hAnsi="Century Gothic" w:cs="SimSun"/>
                <w:sz w:val="28"/>
                <w:szCs w:val="28"/>
              </w:rPr>
              <w:t>Scene 9</w:t>
            </w:r>
          </w:p>
        </w:tc>
        <w:tc>
          <w:tcPr>
            <w:tcW w:w="2771" w:type="dxa"/>
            <w:tcBorders>
              <w:left w:val="nil"/>
            </w:tcBorders>
          </w:tcPr>
          <w:p w14:paraId="2382EE12" w14:textId="77777777" w:rsidR="00AC2258" w:rsidRPr="00AF3ED1" w:rsidRDefault="00AC2258" w:rsidP="00AC2258">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ins w:id="0" w:author="JOJO.LEE" w:date="2024-04-27T15:07: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rPr>
              <w:t>Chen Yiming’s Home</w:t>
            </w:r>
          </w:p>
          <w:p w14:paraId="43EF8EA8" w14:textId="70F3F14B" w:rsidR="00C510E7" w:rsidRPr="00AF3ED1" w:rsidRDefault="00C510E7">
            <w:pPr>
              <w:kinsoku/>
              <w:rPr>
                <w:rFonts w:ascii="Century Gothic" w:eastAsia="SimSun" w:hAnsi="Century Gothic" w:cs="SimSun"/>
                <w:sz w:val="28"/>
                <w:szCs w:val="28"/>
              </w:rPr>
            </w:pPr>
          </w:p>
        </w:tc>
        <w:tc>
          <w:tcPr>
            <w:tcW w:w="4790" w:type="dxa"/>
          </w:tcPr>
          <w:p w14:paraId="584095AD" w14:textId="756E9445" w:rsidR="00C510E7" w:rsidRPr="00AF3ED1" w:rsidRDefault="00AF3ED1">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Time</w:t>
            </w:r>
            <w:ins w:id="1" w:author="JOJO.LEE" w:date="2024-04-27T15:07: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18:00</w:t>
            </w:r>
          </w:p>
        </w:tc>
      </w:tr>
      <w:tr w:rsidR="00C510E7" w:rsidRPr="00AF3ED1" w14:paraId="1C99DC70" w14:textId="77777777">
        <w:trPr>
          <w:trHeight w:val="631"/>
        </w:trPr>
        <w:tc>
          <w:tcPr>
            <w:tcW w:w="2019" w:type="dxa"/>
            <w:tcBorders>
              <w:right w:val="nil"/>
            </w:tcBorders>
          </w:tcPr>
          <w:p w14:paraId="405BF284" w14:textId="77777777" w:rsidR="00AC2258" w:rsidRPr="00AF3ED1" w:rsidRDefault="00AC2258" w:rsidP="00AC2258">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Chen Yiming / Dog</w:t>
            </w:r>
          </w:p>
          <w:p w14:paraId="5F59A575" w14:textId="22737876" w:rsidR="00C510E7" w:rsidRPr="00AF3ED1" w:rsidRDefault="00C510E7">
            <w:pPr>
              <w:kinsoku/>
              <w:rPr>
                <w:rFonts w:ascii="Century Gothic" w:eastAsia="SimSun" w:hAnsi="Century Gothic" w:cs="SimSun"/>
                <w:sz w:val="28"/>
                <w:szCs w:val="28"/>
              </w:rPr>
            </w:pPr>
          </w:p>
        </w:tc>
        <w:tc>
          <w:tcPr>
            <w:tcW w:w="2771" w:type="dxa"/>
            <w:tcBorders>
              <w:left w:val="nil"/>
            </w:tcBorders>
          </w:tcPr>
          <w:p w14:paraId="0D2D707E" w14:textId="498E05A7" w:rsidR="00C510E7" w:rsidRPr="00AF3ED1" w:rsidRDefault="00AC2258">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Pet Store Owner</w:t>
            </w:r>
            <w:ins w:id="2" w:author="JOJO.LEE" w:date="2024-04-27T15:08: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eastAsia="zh-CN"/>
              </w:rPr>
              <w:t>Female</w:t>
            </w:r>
          </w:p>
        </w:tc>
        <w:tc>
          <w:tcPr>
            <w:tcW w:w="4790" w:type="dxa"/>
          </w:tcPr>
          <w:p w14:paraId="23415656" w14:textId="706258E0" w:rsidR="00C510E7" w:rsidRPr="00AF3ED1" w:rsidRDefault="00AF3ED1">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5AA7B32" w14:textId="77777777" w:rsidR="00C510E7" w:rsidRPr="00AF3ED1" w:rsidRDefault="00C510E7">
      <w:pPr>
        <w:kinsoku/>
        <w:rPr>
          <w:rFonts w:ascii="Century Gothic" w:eastAsia="SimSun" w:hAnsi="Century Gothic" w:cs="SimSun"/>
          <w:sz w:val="28"/>
          <w:szCs w:val="28"/>
        </w:rPr>
      </w:pPr>
    </w:p>
    <w:p w14:paraId="70E3FA71"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Chen Yiming drives his car, speeding down the highway with his dog.</w:t>
      </w:r>
    </w:p>
    <w:p w14:paraId="750BB663"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Chen Yiming’s little dog sits obediently in the passenger seat.</w:t>
      </w:r>
    </w:p>
    <w:p w14:paraId="5D60DF09" w14:textId="77777777" w:rsidR="00AC2258" w:rsidRPr="00AC2258" w:rsidRDefault="00AC2258" w:rsidP="00AC2258">
      <w:pPr>
        <w:kinsoku/>
        <w:rPr>
          <w:rFonts w:ascii="Century Gothic" w:eastAsia="SimSun" w:hAnsi="Century Gothic" w:cs="SimSun"/>
          <w:sz w:val="28"/>
          <w:szCs w:val="28"/>
          <w:lang w:val="en-DE" w:eastAsia="zh-CN"/>
        </w:rPr>
      </w:pPr>
      <w:r w:rsidRPr="00AC2258">
        <w:rPr>
          <w:rFonts w:ascii="Century Gothic" w:eastAsia="SimSun" w:hAnsi="Century Gothic" w:cs="SimSun"/>
          <w:sz w:val="28"/>
          <w:szCs w:val="28"/>
          <w:lang w:val="en-DE" w:eastAsia="zh-CN"/>
        </w:rPr>
        <w:t>Chen Yiming drops the car off at a pet boarding center.</w:t>
      </w:r>
    </w:p>
    <w:p w14:paraId="3E31EEB6" w14:textId="77777777" w:rsidR="00C510E7" w:rsidRPr="00AF3ED1" w:rsidRDefault="00C510E7">
      <w:pPr>
        <w:kinsoku/>
        <w:rPr>
          <w:rFonts w:ascii="Century Gothic" w:eastAsia="SimSun" w:hAnsi="Century Gothic" w:cs="SimSun"/>
          <w:sz w:val="28"/>
          <w:szCs w:val="28"/>
          <w:lang w:val="en-DE" w:eastAsia="zh-CN"/>
        </w:rPr>
      </w:pPr>
    </w:p>
    <w:p w14:paraId="1C9F9E20" w14:textId="77777777" w:rsidR="00C510E7" w:rsidRPr="00AF3ED1" w:rsidRDefault="00C510E7">
      <w:pPr>
        <w:kinsoku/>
        <w:rPr>
          <w:rFonts w:ascii="Century Gothic" w:eastAsia="SimSun" w:hAnsi="Century Gothic" w:cs="SimSun"/>
          <w:sz w:val="28"/>
          <w:szCs w:val="28"/>
          <w:lang w:eastAsia="zh-CN"/>
        </w:rPr>
      </w:pPr>
    </w:p>
    <w:p w14:paraId="3281FB95"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277"/>
        <w:gridCol w:w="2513"/>
        <w:gridCol w:w="4790"/>
      </w:tblGrid>
      <w:tr w:rsidR="00C510E7" w:rsidRPr="00AF3ED1" w14:paraId="044A31A1" w14:textId="77777777">
        <w:trPr>
          <w:trHeight w:val="631"/>
        </w:trPr>
        <w:tc>
          <w:tcPr>
            <w:tcW w:w="2277" w:type="dxa"/>
            <w:tcBorders>
              <w:right w:val="nil"/>
            </w:tcBorders>
          </w:tcPr>
          <w:p w14:paraId="3F9D4152" w14:textId="334C3999" w:rsidR="00C510E7" w:rsidRPr="00AF3ED1" w:rsidRDefault="00AC2258">
            <w:pPr>
              <w:kinsoku/>
              <w:rPr>
                <w:rFonts w:ascii="Century Gothic" w:eastAsia="SimSun" w:hAnsi="Century Gothic" w:cs="SimSun"/>
                <w:sz w:val="28"/>
                <w:szCs w:val="28"/>
              </w:rPr>
            </w:pPr>
            <w:r w:rsidRPr="00AF3ED1">
              <w:rPr>
                <w:rFonts w:ascii="Century Gothic" w:eastAsia="SimSun" w:hAnsi="Century Gothic" w:cs="SimSun"/>
                <w:sz w:val="28"/>
                <w:szCs w:val="28"/>
              </w:rPr>
              <w:t>Scene 10</w:t>
            </w:r>
          </w:p>
        </w:tc>
        <w:tc>
          <w:tcPr>
            <w:tcW w:w="2513" w:type="dxa"/>
            <w:tcBorders>
              <w:left w:val="nil"/>
            </w:tcBorders>
          </w:tcPr>
          <w:p w14:paraId="0EDFB77D" w14:textId="59A418A9" w:rsidR="00C510E7" w:rsidRPr="00AF3ED1" w:rsidRDefault="00AC2258">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In</w:t>
            </w:r>
            <w:proofErr w:type="spellEnd"/>
            <w:r w:rsidRPr="00AF3ED1">
              <w:rPr>
                <w:rFonts w:ascii="Century Gothic" w:eastAsia="SimSun" w:hAnsi="Century Gothic" w:cs="SimSun"/>
                <w:sz w:val="28"/>
                <w:szCs w:val="28"/>
              </w:rPr>
              <w:t xml:space="preserve"> the Air, Airplane</w:t>
            </w:r>
          </w:p>
        </w:tc>
        <w:tc>
          <w:tcPr>
            <w:tcW w:w="4790" w:type="dxa"/>
          </w:tcPr>
          <w:p w14:paraId="378F01F0" w14:textId="32539822"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Time</w:t>
            </w:r>
            <w:ins w:id="3" w:author="JOJO.LEE" w:date="2024-04-27T15:09: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 xml:space="preserve">20:00 </w:t>
            </w:r>
          </w:p>
        </w:tc>
      </w:tr>
      <w:tr w:rsidR="00C510E7" w:rsidRPr="00AF3ED1" w14:paraId="23F11520" w14:textId="77777777">
        <w:trPr>
          <w:trHeight w:val="631"/>
        </w:trPr>
        <w:tc>
          <w:tcPr>
            <w:tcW w:w="2277" w:type="dxa"/>
            <w:tcBorders>
              <w:right w:val="nil"/>
            </w:tcBorders>
          </w:tcPr>
          <w:p w14:paraId="2D5E8E02" w14:textId="56B1FCF4" w:rsidR="00C510E7" w:rsidRPr="00AF3ED1" w:rsidRDefault="00AC2258">
            <w:pPr>
              <w:kinsoku/>
              <w:rPr>
                <w:rFonts w:ascii="Century Gothic" w:eastAsia="SimSun" w:hAnsi="Century Gothic" w:cs="SimSun"/>
                <w:sz w:val="28"/>
                <w:szCs w:val="28"/>
              </w:rPr>
            </w:pPr>
            <w:r w:rsidRPr="00AF3ED1">
              <w:rPr>
                <w:rFonts w:ascii="Century Gothic" w:eastAsia="SimSun" w:hAnsi="Century Gothic" w:cs="SimSun"/>
                <w:sz w:val="28"/>
                <w:szCs w:val="28"/>
              </w:rPr>
              <w:t>Characters</w:t>
            </w:r>
            <w:ins w:id="4" w:author="JOJO.LEE" w:date="2024-04-27T15:09: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eastAsia="zh-CN"/>
              </w:rPr>
              <w:t>Chen Yiming</w:t>
            </w:r>
          </w:p>
        </w:tc>
        <w:tc>
          <w:tcPr>
            <w:tcW w:w="2513" w:type="dxa"/>
            <w:tcBorders>
              <w:left w:val="nil"/>
            </w:tcBorders>
          </w:tcPr>
          <w:p w14:paraId="1F7AB620" w14:textId="77777777" w:rsidR="00C510E7" w:rsidRPr="00AF3ED1" w:rsidRDefault="00C510E7">
            <w:pPr>
              <w:kinsoku/>
              <w:rPr>
                <w:rFonts w:ascii="Century Gothic" w:eastAsia="SimSun" w:hAnsi="Century Gothic" w:cs="SimSun"/>
                <w:sz w:val="28"/>
                <w:szCs w:val="28"/>
              </w:rPr>
            </w:pPr>
          </w:p>
        </w:tc>
        <w:tc>
          <w:tcPr>
            <w:tcW w:w="4790" w:type="dxa"/>
          </w:tcPr>
          <w:p w14:paraId="41A9A378" w14:textId="46C774A0"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72C440FE" w14:textId="77777777" w:rsidR="00C510E7" w:rsidRPr="00AF3ED1" w:rsidRDefault="00C510E7">
      <w:pPr>
        <w:kinsoku/>
        <w:rPr>
          <w:rFonts w:ascii="Century Gothic" w:eastAsia="SimSun" w:hAnsi="Century Gothic" w:cs="SimSun"/>
          <w:sz w:val="28"/>
          <w:szCs w:val="28"/>
        </w:rPr>
      </w:pPr>
    </w:p>
    <w:p w14:paraId="479FA81B" w14:textId="77777777"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t>Chen Yiming flies from Beijing to Shanghai.</w:t>
      </w:r>
    </w:p>
    <w:p w14:paraId="4DAA895D" w14:textId="77777777" w:rsidR="00C510E7" w:rsidRPr="00AF3ED1" w:rsidRDefault="00C510E7">
      <w:pPr>
        <w:kinsoku/>
        <w:rPr>
          <w:rFonts w:ascii="Century Gothic" w:eastAsia="SimSun" w:hAnsi="Century Gothic" w:cs="SimSun"/>
          <w:sz w:val="28"/>
          <w:szCs w:val="28"/>
          <w:lang w:val="en-DE"/>
        </w:rPr>
      </w:pPr>
    </w:p>
    <w:p w14:paraId="22649512"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3B13F62A" w14:textId="77777777">
        <w:trPr>
          <w:trHeight w:val="631"/>
        </w:trPr>
        <w:tc>
          <w:tcPr>
            <w:tcW w:w="4790" w:type="dxa"/>
          </w:tcPr>
          <w:p w14:paraId="07B796AE" w14:textId="6F2C94A3"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Scene 11</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ins w:id="5" w:author="JOJO.LEE" w:date="2024-04-27T15:09: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rPr>
              <w:t>Shanghai</w:t>
            </w:r>
          </w:p>
        </w:tc>
        <w:tc>
          <w:tcPr>
            <w:tcW w:w="4790" w:type="dxa"/>
          </w:tcPr>
          <w:p w14:paraId="291C3B19" w14:textId="3F7B1F95"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14:00</w:t>
            </w:r>
          </w:p>
        </w:tc>
      </w:tr>
      <w:tr w:rsidR="00C510E7" w:rsidRPr="00AF3ED1" w14:paraId="5B7757FE" w14:textId="77777777">
        <w:trPr>
          <w:trHeight w:val="631"/>
        </w:trPr>
        <w:tc>
          <w:tcPr>
            <w:tcW w:w="4790" w:type="dxa"/>
          </w:tcPr>
          <w:p w14:paraId="282366A7" w14:textId="77777777" w:rsidR="00B21749" w:rsidRPr="00AF3ED1" w:rsidRDefault="00B21749" w:rsidP="00B21749">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Chen Yiming and the Shanghai Team</w:t>
            </w:r>
          </w:p>
          <w:p w14:paraId="07D7790F" w14:textId="7125CF69" w:rsidR="00C510E7" w:rsidRPr="00AF3ED1" w:rsidRDefault="00C510E7">
            <w:pPr>
              <w:kinsoku/>
              <w:rPr>
                <w:rFonts w:ascii="Century Gothic" w:eastAsia="SimSun" w:hAnsi="Century Gothic" w:cs="SimSun"/>
                <w:sz w:val="28"/>
                <w:szCs w:val="28"/>
                <w:lang w:val="en-DE" w:eastAsia="zh-CN"/>
              </w:rPr>
            </w:pPr>
          </w:p>
        </w:tc>
        <w:tc>
          <w:tcPr>
            <w:tcW w:w="4790" w:type="dxa"/>
          </w:tcPr>
          <w:p w14:paraId="149B6285" w14:textId="77777777" w:rsidR="00B21749" w:rsidRPr="00AF3ED1" w:rsidRDefault="00B21749" w:rsidP="00B21749">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Top Floor / Floor-to-Ceiling Windows</w:t>
            </w:r>
          </w:p>
          <w:p w14:paraId="281F47C8" w14:textId="77777777"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t>Note: (All legal-related scenes will be filmed according to the script’s full length, with editing adjustments made as needed.)</w:t>
            </w:r>
          </w:p>
          <w:p w14:paraId="2D9F8328" w14:textId="531197BA" w:rsidR="00C510E7" w:rsidRPr="00AF3ED1" w:rsidRDefault="00C510E7">
            <w:pPr>
              <w:kinsoku/>
              <w:rPr>
                <w:rFonts w:ascii="Century Gothic" w:eastAsia="SimSun" w:hAnsi="Century Gothic" w:cs="SimSun"/>
                <w:sz w:val="28"/>
                <w:szCs w:val="28"/>
              </w:rPr>
            </w:pPr>
          </w:p>
        </w:tc>
      </w:tr>
    </w:tbl>
    <w:p w14:paraId="0C778989" w14:textId="77777777" w:rsidR="00C510E7" w:rsidRPr="00AF3ED1" w:rsidRDefault="00C510E7">
      <w:pPr>
        <w:kinsoku/>
        <w:rPr>
          <w:rFonts w:ascii="Century Gothic" w:eastAsia="SimSun" w:hAnsi="Century Gothic" w:cs="SimSun"/>
          <w:sz w:val="28"/>
          <w:szCs w:val="28"/>
        </w:rPr>
      </w:pPr>
    </w:p>
    <w:p w14:paraId="77B0D5D4"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Chen Yiming:</w:t>
      </w:r>
    </w:p>
    <w:p w14:paraId="560811D6"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Everyone, since I’m here in Shanghai for a court session, I wanted to take this opportunity to discuss the business expansion of our Shanghai office, including collaboration across the Yangtze River Delta region and business partnerships between Beijing and Shanghai.</w:t>
      </w:r>
    </w:p>
    <w:p w14:paraId="0EA12745" w14:textId="77777777" w:rsidR="00B21749" w:rsidRPr="00B21749" w:rsidRDefault="00B21749" w:rsidP="00B21749">
      <w:pPr>
        <w:kinsoku/>
        <w:rPr>
          <w:rFonts w:ascii="Century Gothic" w:eastAsia="SimSun" w:hAnsi="Century Gothic" w:cs="SimSun"/>
          <w:sz w:val="28"/>
          <w:szCs w:val="28"/>
          <w:lang w:val="en-DE" w:eastAsia="zh-CN"/>
        </w:rPr>
      </w:pPr>
    </w:p>
    <w:p w14:paraId="576C4474"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lastRenderedPageBreak/>
        <w:t>Currently, our Shanghai office is particularly active in areas such as overseas mergers and acquisitions, fund investments, capital markets, intellectual property, and data compliance. On the other hand, Beijing has distinct advantages in overseas listings, financial insurance, and large-scale litigation and arbitration cases.</w:t>
      </w:r>
    </w:p>
    <w:p w14:paraId="6F8AED6E" w14:textId="77777777" w:rsidR="00B21749" w:rsidRPr="00B21749" w:rsidRDefault="00B21749" w:rsidP="00B21749">
      <w:pPr>
        <w:kinsoku/>
        <w:rPr>
          <w:rFonts w:ascii="Century Gothic" w:eastAsia="SimSun" w:hAnsi="Century Gothic" w:cs="SimSun"/>
          <w:sz w:val="28"/>
          <w:szCs w:val="28"/>
          <w:lang w:val="en-DE" w:eastAsia="zh-CN"/>
        </w:rPr>
      </w:pPr>
    </w:p>
    <w:p w14:paraId="3FC38641"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There’s significant complementarity between the two offices. Clients also have different focuses—Shanghai predominantly works with private enterprises and multinational companies, while Beijing primarily handles state-owned enterprises, financial institutions, and internet companies.</w:t>
      </w:r>
    </w:p>
    <w:p w14:paraId="4B0237AA" w14:textId="77777777" w:rsidR="00B21749" w:rsidRPr="00B21749" w:rsidRDefault="00B21749" w:rsidP="00B21749">
      <w:pPr>
        <w:kinsoku/>
        <w:rPr>
          <w:rFonts w:ascii="Century Gothic" w:eastAsia="SimSun" w:hAnsi="Century Gothic" w:cs="SimSun"/>
          <w:sz w:val="28"/>
          <w:szCs w:val="28"/>
          <w:lang w:val="en-DE" w:eastAsia="zh-CN"/>
        </w:rPr>
      </w:pPr>
    </w:p>
    <w:p w14:paraId="2F1E5C9C"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Additionally, Shanghai should leverage its leading position in the Yangtze River Delta region, fostering more interaction and collaboration with nearby offices in cities like Nanjing, Suzhou, and Hangzhou.</w:t>
      </w:r>
    </w:p>
    <w:p w14:paraId="3AD39D12" w14:textId="77777777" w:rsidR="00B21749" w:rsidRPr="00B21749" w:rsidRDefault="00B21749" w:rsidP="00B21749">
      <w:pPr>
        <w:kinsoku/>
        <w:rPr>
          <w:rFonts w:ascii="Century Gothic" w:eastAsia="SimSun" w:hAnsi="Century Gothic" w:cs="SimSun"/>
          <w:sz w:val="28"/>
          <w:szCs w:val="28"/>
          <w:lang w:val="en-DE" w:eastAsia="zh-CN"/>
        </w:rPr>
      </w:pPr>
    </w:p>
    <w:p w14:paraId="633D918E"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For this court session, we also need to strengthen our evidence preparation, particularly concerning copyright ownership and claims for damages. Xiang Lei, your task is to search for all Montas art transaction records from the world’s two largest auction houses over the past five years, as well as all sculpture infringement cases adjudicated in Chinese courts over the past decade. In response to the defendant’s arguments, we need to focus on organizing and clarifying our proof of copyright ownership.</w:t>
      </w:r>
    </w:p>
    <w:p w14:paraId="4C05E281" w14:textId="77777777" w:rsidR="00B21749" w:rsidRPr="00B21749" w:rsidRDefault="00B21749" w:rsidP="00B21749">
      <w:pPr>
        <w:kinsoku/>
        <w:rPr>
          <w:rFonts w:ascii="Century Gothic" w:eastAsia="SimSun" w:hAnsi="Century Gothic" w:cs="SimSun"/>
          <w:sz w:val="28"/>
          <w:szCs w:val="28"/>
          <w:lang w:val="en-DE" w:eastAsia="zh-CN"/>
        </w:rPr>
      </w:pPr>
    </w:p>
    <w:p w14:paraId="18CF5A9D" w14:textId="77777777" w:rsidR="00B21749" w:rsidRPr="00B21749" w:rsidRDefault="00B21749" w:rsidP="00B21749">
      <w:pPr>
        <w:kinsoku/>
        <w:rPr>
          <w:rFonts w:ascii="Century Gothic" w:eastAsia="SimSun" w:hAnsi="Century Gothic" w:cs="SimSun"/>
          <w:sz w:val="28"/>
          <w:szCs w:val="28"/>
          <w:lang w:val="en-DE" w:eastAsia="zh-CN"/>
        </w:rPr>
      </w:pPr>
      <w:r w:rsidRPr="00B21749">
        <w:rPr>
          <w:rFonts w:ascii="Century Gothic" w:eastAsia="SimSun" w:hAnsi="Century Gothic" w:cs="SimSun"/>
          <w:sz w:val="28"/>
          <w:szCs w:val="28"/>
          <w:lang w:val="en-DE" w:eastAsia="zh-CN"/>
        </w:rPr>
        <w:t>(Filming should follow the script; editing adjustments can be made as needed.)</w:t>
      </w:r>
    </w:p>
    <w:p w14:paraId="41EEE63F" w14:textId="77777777" w:rsidR="00C510E7" w:rsidRPr="00AF3ED1" w:rsidRDefault="00C510E7">
      <w:pPr>
        <w:kinsoku/>
        <w:rPr>
          <w:rFonts w:ascii="Century Gothic" w:eastAsia="SimSun" w:hAnsi="Century Gothic" w:cs="SimSun"/>
          <w:sz w:val="28"/>
          <w:szCs w:val="28"/>
          <w:lang w:eastAsia="zh-CN"/>
        </w:rPr>
      </w:pPr>
    </w:p>
    <w:p w14:paraId="0503E9B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368AE544" w14:textId="77777777">
        <w:trPr>
          <w:trHeight w:val="631"/>
        </w:trPr>
        <w:tc>
          <w:tcPr>
            <w:tcW w:w="4790" w:type="dxa"/>
          </w:tcPr>
          <w:p w14:paraId="022AABE4" w14:textId="490A4142" w:rsidR="00C510E7" w:rsidRPr="00AF3ED1" w:rsidRDefault="00B21749">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Scene 12</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eastAsia="zh-CN"/>
              </w:rPr>
              <w:t xml:space="preserve">Shanghai </w:t>
            </w:r>
            <w:proofErr w:type="spellStart"/>
            <w:r w:rsidRPr="00AF3ED1">
              <w:rPr>
                <w:rFonts w:ascii="Century Gothic" w:eastAsia="SimSun" w:hAnsi="Century Gothic" w:cs="SimSun"/>
                <w:sz w:val="28"/>
                <w:szCs w:val="28"/>
                <w:lang w:eastAsia="zh-CN"/>
              </w:rPr>
              <w:t>Huaihai</w:t>
            </w:r>
            <w:proofErr w:type="spellEnd"/>
            <w:r w:rsidRPr="00AF3ED1">
              <w:rPr>
                <w:rFonts w:ascii="Century Gothic" w:eastAsia="SimSun" w:hAnsi="Century Gothic" w:cs="SimSun"/>
                <w:sz w:val="28"/>
                <w:szCs w:val="28"/>
                <w:lang w:eastAsia="zh-CN"/>
              </w:rPr>
              <w:t xml:space="preserve"> Road</w:t>
            </w:r>
          </w:p>
        </w:tc>
        <w:tc>
          <w:tcPr>
            <w:tcW w:w="4790" w:type="dxa"/>
          </w:tcPr>
          <w:p w14:paraId="3A10EE18" w14:textId="6464D1A6"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 xml:space="preserve">18:30 </w:t>
            </w:r>
          </w:p>
        </w:tc>
      </w:tr>
      <w:tr w:rsidR="00C510E7" w:rsidRPr="00AF3ED1" w14:paraId="7BC3B1E7" w14:textId="77777777">
        <w:trPr>
          <w:trHeight w:val="631"/>
        </w:trPr>
        <w:tc>
          <w:tcPr>
            <w:tcW w:w="4790" w:type="dxa"/>
          </w:tcPr>
          <w:p w14:paraId="0A526074" w14:textId="77777777" w:rsidR="00B21749" w:rsidRPr="00AF3ED1" w:rsidRDefault="00B21749" w:rsidP="00B21749">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eastAsia="zh-CN"/>
              </w:rPr>
              <w:t>Chen Yiming</w:t>
            </w:r>
          </w:p>
          <w:p w14:paraId="098A2451" w14:textId="154AEDD4" w:rsidR="00C510E7" w:rsidRPr="00AF3ED1" w:rsidRDefault="00C510E7">
            <w:pPr>
              <w:kinsoku/>
              <w:rPr>
                <w:rFonts w:ascii="Century Gothic" w:eastAsia="SimSun" w:hAnsi="Century Gothic" w:cs="SimSun"/>
                <w:sz w:val="28"/>
                <w:szCs w:val="28"/>
                <w:lang w:eastAsia="zh-CN"/>
              </w:rPr>
            </w:pPr>
          </w:p>
        </w:tc>
        <w:tc>
          <w:tcPr>
            <w:tcW w:w="4790" w:type="dxa"/>
          </w:tcPr>
          <w:p w14:paraId="139FFD43" w14:textId="6F5C0B88" w:rsidR="00C510E7" w:rsidRPr="00AF3ED1" w:rsidRDefault="00B21749">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1D8CDE76" w14:textId="77777777" w:rsidR="00C510E7" w:rsidRPr="00AF3ED1" w:rsidRDefault="00C510E7">
      <w:pPr>
        <w:kinsoku/>
        <w:rPr>
          <w:rFonts w:ascii="Century Gothic" w:eastAsia="SimSun" w:hAnsi="Century Gothic" w:cs="SimSun"/>
          <w:sz w:val="28"/>
          <w:szCs w:val="28"/>
        </w:rPr>
      </w:pPr>
    </w:p>
    <w:p w14:paraId="1781733D" w14:textId="4A4D7ED1"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t>Chen Yiming walk</w:t>
      </w:r>
      <w:r w:rsidR="004330EA">
        <w:rPr>
          <w:rFonts w:ascii="Century Gothic" w:eastAsia="SimSun" w:hAnsi="Century Gothic" w:cs="SimSun"/>
          <w:sz w:val="28"/>
          <w:szCs w:val="28"/>
          <w:lang w:val="en-DE"/>
        </w:rPr>
        <w:t>s</w:t>
      </w:r>
      <w:r w:rsidRPr="00B21749">
        <w:rPr>
          <w:rFonts w:ascii="Century Gothic" w:eastAsia="SimSun" w:hAnsi="Century Gothic" w:cs="SimSun"/>
          <w:sz w:val="28"/>
          <w:szCs w:val="28"/>
          <w:lang w:val="en-DE"/>
        </w:rPr>
        <w:t xml:space="preserve"> to the coffee shop.</w:t>
      </w:r>
    </w:p>
    <w:p w14:paraId="5C2EB975" w14:textId="10B4986D"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lastRenderedPageBreak/>
        <w:t xml:space="preserve">Just as he </w:t>
      </w:r>
      <w:r w:rsidR="004330EA">
        <w:rPr>
          <w:rFonts w:ascii="Century Gothic" w:eastAsia="SimSun" w:hAnsi="Century Gothic" w:cs="SimSun"/>
          <w:sz w:val="28"/>
          <w:szCs w:val="28"/>
          <w:lang w:val="en-DE"/>
        </w:rPr>
        <w:t>is</w:t>
      </w:r>
      <w:r w:rsidRPr="00B21749">
        <w:rPr>
          <w:rFonts w:ascii="Century Gothic" w:eastAsia="SimSun" w:hAnsi="Century Gothic" w:cs="SimSun"/>
          <w:sz w:val="28"/>
          <w:szCs w:val="28"/>
          <w:lang w:val="en-DE"/>
        </w:rPr>
        <w:t xml:space="preserve"> about to sit down, he receive</w:t>
      </w:r>
      <w:r w:rsidR="004330EA">
        <w:rPr>
          <w:rFonts w:ascii="Century Gothic" w:eastAsia="SimSun" w:hAnsi="Century Gothic" w:cs="SimSun"/>
          <w:sz w:val="28"/>
          <w:szCs w:val="28"/>
          <w:lang w:val="en-DE"/>
        </w:rPr>
        <w:t>s</w:t>
      </w:r>
      <w:r w:rsidRPr="00B21749">
        <w:rPr>
          <w:rFonts w:ascii="Century Gothic" w:eastAsia="SimSun" w:hAnsi="Century Gothic" w:cs="SimSun"/>
          <w:sz w:val="28"/>
          <w:szCs w:val="28"/>
          <w:lang w:val="en-DE"/>
        </w:rPr>
        <w:t xml:space="preserve"> a message from the client: “Lawyer Chen, sorry, there’s some traffic. I’ll be a bit late.”</w:t>
      </w:r>
    </w:p>
    <w:p w14:paraId="078DB697" w14:textId="77777777" w:rsidR="00B21749" w:rsidRPr="00B21749" w:rsidRDefault="00B21749" w:rsidP="00B21749">
      <w:pPr>
        <w:kinsoku/>
        <w:rPr>
          <w:rFonts w:ascii="Century Gothic" w:eastAsia="SimSun" w:hAnsi="Century Gothic" w:cs="SimSun"/>
          <w:sz w:val="28"/>
          <w:szCs w:val="28"/>
          <w:lang w:val="en-DE"/>
        </w:rPr>
      </w:pPr>
    </w:p>
    <w:p w14:paraId="62A286B6" w14:textId="1C79D8A6"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t>Chen Yiming glance</w:t>
      </w:r>
      <w:r w:rsidR="004330EA">
        <w:rPr>
          <w:rFonts w:ascii="Century Gothic" w:eastAsia="SimSun" w:hAnsi="Century Gothic" w:cs="SimSun"/>
          <w:sz w:val="28"/>
          <w:szCs w:val="28"/>
          <w:lang w:val="en-DE"/>
        </w:rPr>
        <w:t>s</w:t>
      </w:r>
      <w:r w:rsidRPr="00B21749">
        <w:rPr>
          <w:rFonts w:ascii="Century Gothic" w:eastAsia="SimSun" w:hAnsi="Century Gothic" w:cs="SimSun"/>
          <w:sz w:val="28"/>
          <w:szCs w:val="28"/>
          <w:lang w:val="en-DE"/>
        </w:rPr>
        <w:t xml:space="preserve"> at the nearby shops.</w:t>
      </w:r>
    </w:p>
    <w:p w14:paraId="1016D561" w14:textId="4839A7F2" w:rsidR="00B21749" w:rsidRPr="00B21749" w:rsidRDefault="00B21749" w:rsidP="00B21749">
      <w:pPr>
        <w:kinsoku/>
        <w:rPr>
          <w:rFonts w:ascii="Century Gothic" w:eastAsia="SimSun" w:hAnsi="Century Gothic" w:cs="SimSun"/>
          <w:sz w:val="28"/>
          <w:szCs w:val="28"/>
          <w:lang w:val="en-DE"/>
        </w:rPr>
      </w:pPr>
      <w:r w:rsidRPr="00B21749">
        <w:rPr>
          <w:rFonts w:ascii="Century Gothic" w:eastAsia="SimSun" w:hAnsi="Century Gothic" w:cs="SimSun"/>
          <w:sz w:val="28"/>
          <w:szCs w:val="28"/>
          <w:lang w:val="en-DE"/>
        </w:rPr>
        <w:t>Deciding to pass the time, he step</w:t>
      </w:r>
      <w:r w:rsidR="004330EA">
        <w:rPr>
          <w:rFonts w:ascii="Century Gothic" w:eastAsia="SimSun" w:hAnsi="Century Gothic" w:cs="SimSun"/>
          <w:sz w:val="28"/>
          <w:szCs w:val="28"/>
          <w:lang w:val="en-DE"/>
        </w:rPr>
        <w:t>s</w:t>
      </w:r>
      <w:r w:rsidRPr="00B21749">
        <w:rPr>
          <w:rFonts w:ascii="Century Gothic" w:eastAsia="SimSun" w:hAnsi="Century Gothic" w:cs="SimSun"/>
          <w:sz w:val="28"/>
          <w:szCs w:val="28"/>
          <w:lang w:val="en-DE"/>
        </w:rPr>
        <w:t xml:space="preserve"> into the art gallery next door to the coffee shop.</w:t>
      </w:r>
    </w:p>
    <w:p w14:paraId="180C3985" w14:textId="77777777" w:rsidR="00C510E7" w:rsidRPr="00AF3ED1" w:rsidRDefault="00C510E7">
      <w:pPr>
        <w:kinsoku/>
        <w:rPr>
          <w:rFonts w:ascii="Century Gothic" w:eastAsia="SimSun" w:hAnsi="Century Gothic" w:cs="SimSun"/>
          <w:sz w:val="28"/>
          <w:szCs w:val="28"/>
          <w:lang w:val="en-DE" w:eastAsia="zh-CN"/>
        </w:rPr>
      </w:pPr>
    </w:p>
    <w:p w14:paraId="2807543F" w14:textId="77777777" w:rsidR="00C510E7" w:rsidRPr="00AF3ED1" w:rsidRDefault="00C510E7">
      <w:pPr>
        <w:kinsoku/>
        <w:rPr>
          <w:rFonts w:ascii="Century Gothic" w:eastAsia="SimSun" w:hAnsi="Century Gothic" w:cs="SimSun"/>
          <w:sz w:val="28"/>
          <w:szCs w:val="28"/>
          <w:lang w:eastAsia="zh-CN"/>
        </w:rPr>
      </w:pPr>
    </w:p>
    <w:p w14:paraId="3C37BFD1"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7C13CE2" w14:textId="77777777">
        <w:trPr>
          <w:trHeight w:val="631"/>
        </w:trPr>
        <w:tc>
          <w:tcPr>
            <w:tcW w:w="4790" w:type="dxa"/>
          </w:tcPr>
          <w:p w14:paraId="5323BFFB" w14:textId="77777777" w:rsidR="00DE0D01" w:rsidRPr="00AF3ED1" w:rsidRDefault="00DE0D01" w:rsidP="00DE0D01">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13</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Art Gallery</w:t>
            </w:r>
          </w:p>
          <w:p w14:paraId="41C680FA" w14:textId="1D88F526" w:rsidR="00C510E7" w:rsidRPr="00AF3ED1" w:rsidRDefault="00C510E7">
            <w:pPr>
              <w:kinsoku/>
              <w:rPr>
                <w:rFonts w:ascii="Century Gothic" w:eastAsia="SimSun" w:hAnsi="Century Gothic" w:cs="SimSun"/>
                <w:sz w:val="28"/>
                <w:szCs w:val="28"/>
                <w:lang w:val="en-DE" w:eastAsia="zh-CN"/>
              </w:rPr>
            </w:pPr>
          </w:p>
        </w:tc>
        <w:tc>
          <w:tcPr>
            <w:tcW w:w="4790" w:type="dxa"/>
          </w:tcPr>
          <w:p w14:paraId="774EDEAB" w14:textId="1415B50D" w:rsidR="00C510E7" w:rsidRPr="00AF3ED1" w:rsidRDefault="00DE0D01">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Around</w:t>
            </w:r>
            <w:proofErr w:type="spellEnd"/>
            <w:r w:rsidRPr="00AF3ED1">
              <w:rPr>
                <w:rFonts w:ascii="Century Gothic" w:eastAsia="SimSun" w:hAnsi="Century Gothic" w:cs="SimSun"/>
                <w:sz w:val="28"/>
                <w:szCs w:val="28"/>
                <w:lang w:eastAsia="zh-CN"/>
              </w:rPr>
              <w:t xml:space="preserve"> </w:t>
            </w:r>
            <w:r w:rsidR="00000000" w:rsidRPr="00AF3ED1">
              <w:rPr>
                <w:rFonts w:ascii="Century Gothic" w:eastAsia="SimSun" w:hAnsi="Century Gothic" w:cs="SimSun"/>
                <w:sz w:val="28"/>
                <w:szCs w:val="28"/>
              </w:rPr>
              <w:t>18:</w:t>
            </w:r>
            <w:ins w:id="6" w:author="JOJO.LEE" w:date="2024-04-27T15:22:00Z">
              <w:r w:rsidR="00000000" w:rsidRPr="00AF3ED1">
                <w:rPr>
                  <w:rFonts w:ascii="Century Gothic" w:eastAsia="SimSun" w:hAnsi="Century Gothic" w:cs="SimSun"/>
                  <w:sz w:val="28"/>
                  <w:szCs w:val="28"/>
                  <w:lang w:eastAsia="zh-CN"/>
                </w:rPr>
                <w:t>00</w:t>
              </w:r>
            </w:ins>
          </w:p>
        </w:tc>
      </w:tr>
      <w:tr w:rsidR="00C510E7" w:rsidRPr="00AF3ED1" w14:paraId="45046390" w14:textId="77777777">
        <w:trPr>
          <w:trHeight w:val="631"/>
        </w:trPr>
        <w:tc>
          <w:tcPr>
            <w:tcW w:w="4790" w:type="dxa"/>
          </w:tcPr>
          <w:p w14:paraId="47476A9B" w14:textId="77777777" w:rsidR="00DE0D01" w:rsidRPr="00AF3ED1" w:rsidRDefault="00DE0D01" w:rsidP="00DE0D01">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eastAsia="zh-CN"/>
              </w:rPr>
              <w:t>Art Gallery Intern / Chen Yiming</w:t>
            </w:r>
          </w:p>
          <w:p w14:paraId="3B498032" w14:textId="19D192B4" w:rsidR="00C510E7" w:rsidRPr="00AF3ED1" w:rsidRDefault="00C510E7">
            <w:pPr>
              <w:kinsoku/>
              <w:rPr>
                <w:rFonts w:ascii="Century Gothic" w:eastAsia="SimSun" w:hAnsi="Century Gothic" w:cs="SimSun"/>
                <w:sz w:val="28"/>
                <w:szCs w:val="28"/>
                <w:lang w:eastAsia="zh-CN"/>
              </w:rPr>
            </w:pPr>
          </w:p>
        </w:tc>
        <w:tc>
          <w:tcPr>
            <w:tcW w:w="4790" w:type="dxa"/>
          </w:tcPr>
          <w:p w14:paraId="0DC7CCB1" w14:textId="46D9F249" w:rsidR="00C510E7" w:rsidRPr="00AF3ED1" w:rsidRDefault="00DE0D01">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46C6D2B" w14:textId="77777777" w:rsidR="00C510E7" w:rsidRPr="00AF3ED1" w:rsidRDefault="00C510E7">
      <w:pPr>
        <w:kinsoku/>
        <w:rPr>
          <w:rFonts w:ascii="Century Gothic" w:eastAsia="SimSun" w:hAnsi="Century Gothic" w:cs="SimSun"/>
          <w:sz w:val="28"/>
          <w:szCs w:val="28"/>
        </w:rPr>
      </w:pPr>
    </w:p>
    <w:p w14:paraId="7A3C4336"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Inside the art gallery, a young person, seemingly an intern, was casually flipping through a magazine with their head down.</w:t>
      </w:r>
    </w:p>
    <w:p w14:paraId="74EB6646" w14:textId="77777777" w:rsidR="00DE0D01" w:rsidRPr="00DE0D01" w:rsidRDefault="00DE0D01" w:rsidP="00DE0D01">
      <w:pPr>
        <w:kinsoku/>
        <w:rPr>
          <w:rFonts w:ascii="Century Gothic" w:eastAsia="SimSun" w:hAnsi="Century Gothic" w:cs="SimSun"/>
          <w:sz w:val="28"/>
          <w:szCs w:val="28"/>
          <w:lang w:val="en-DE" w:eastAsia="zh-CN"/>
        </w:rPr>
      </w:pPr>
    </w:p>
    <w:p w14:paraId="05BF8EC8" w14:textId="6BECEB35"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 xml:space="preserve">The gallery </w:t>
      </w:r>
      <w:r w:rsidR="004330EA">
        <w:rPr>
          <w:rFonts w:ascii="Century Gothic" w:eastAsia="SimSun" w:hAnsi="Century Gothic" w:cs="SimSun"/>
          <w:sz w:val="28"/>
          <w:szCs w:val="28"/>
          <w:lang w:val="en-DE" w:eastAsia="zh-CN"/>
        </w:rPr>
        <w:t>is</w:t>
      </w:r>
      <w:r w:rsidRPr="00DE0D01">
        <w:rPr>
          <w:rFonts w:ascii="Century Gothic" w:eastAsia="SimSun" w:hAnsi="Century Gothic" w:cs="SimSun"/>
          <w:sz w:val="28"/>
          <w:szCs w:val="28"/>
          <w:lang w:val="en-DE" w:eastAsia="zh-CN"/>
        </w:rPr>
        <w:t xml:space="preserve"> small but felt spacious. White walls neatly display various styles of artwork, while colorful carpets and Roman columns around the edges of the walls add a touch of sophistication. Soft jazz music </w:t>
      </w:r>
      <w:r w:rsidR="004330EA">
        <w:rPr>
          <w:rFonts w:ascii="Century Gothic" w:eastAsia="SimSun" w:hAnsi="Century Gothic" w:cs="SimSun"/>
          <w:sz w:val="28"/>
          <w:szCs w:val="28"/>
          <w:lang w:val="en-DE" w:eastAsia="zh-CN"/>
        </w:rPr>
        <w:t xml:space="preserve">is </w:t>
      </w:r>
      <w:r w:rsidRPr="00DE0D01">
        <w:rPr>
          <w:rFonts w:ascii="Century Gothic" w:eastAsia="SimSun" w:hAnsi="Century Gothic" w:cs="SimSun"/>
          <w:sz w:val="28"/>
          <w:szCs w:val="28"/>
          <w:lang w:val="en-DE" w:eastAsia="zh-CN"/>
        </w:rPr>
        <w:t>played in the background at a very low volume, creating a relaxed atmosphere.</w:t>
      </w:r>
    </w:p>
    <w:p w14:paraId="20D5522B" w14:textId="77777777" w:rsidR="00DE0D01" w:rsidRPr="00DE0D01" w:rsidRDefault="00DE0D01" w:rsidP="00DE0D01">
      <w:pPr>
        <w:kinsoku/>
        <w:rPr>
          <w:rFonts w:ascii="Century Gothic" w:eastAsia="SimSun" w:hAnsi="Century Gothic" w:cs="SimSun"/>
          <w:sz w:val="28"/>
          <w:szCs w:val="28"/>
          <w:lang w:val="en-DE" w:eastAsia="zh-CN"/>
        </w:rPr>
      </w:pPr>
    </w:p>
    <w:p w14:paraId="32BE0859" w14:textId="036E7C6B"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Chen Yiming wander</w:t>
      </w:r>
      <w:r w:rsidR="004330EA">
        <w:rPr>
          <w:rFonts w:ascii="Century Gothic" w:eastAsia="SimSun" w:hAnsi="Century Gothic" w:cs="SimSun"/>
          <w:sz w:val="28"/>
          <w:szCs w:val="28"/>
          <w:lang w:val="en-DE" w:eastAsia="zh-CN"/>
        </w:rPr>
        <w:t>s</w:t>
      </w:r>
      <w:r w:rsidRPr="00DE0D01">
        <w:rPr>
          <w:rFonts w:ascii="Century Gothic" w:eastAsia="SimSun" w:hAnsi="Century Gothic" w:cs="SimSun"/>
          <w:sz w:val="28"/>
          <w:szCs w:val="28"/>
          <w:lang w:val="en-DE" w:eastAsia="zh-CN"/>
        </w:rPr>
        <w:t xml:space="preserve"> through the gallery, pausing in front of several pieces he admired. He </w:t>
      </w:r>
      <w:r w:rsidR="004330EA">
        <w:rPr>
          <w:rFonts w:ascii="Century Gothic" w:eastAsia="SimSun" w:hAnsi="Century Gothic" w:cs="SimSun"/>
          <w:sz w:val="28"/>
          <w:szCs w:val="28"/>
          <w:lang w:val="en-DE" w:eastAsia="zh-CN"/>
        </w:rPr>
        <w:t>takes</w:t>
      </w:r>
      <w:r w:rsidRPr="00DE0D01">
        <w:rPr>
          <w:rFonts w:ascii="Century Gothic" w:eastAsia="SimSun" w:hAnsi="Century Gothic" w:cs="SimSun"/>
          <w:sz w:val="28"/>
          <w:szCs w:val="28"/>
          <w:lang w:val="en-DE" w:eastAsia="zh-CN"/>
        </w:rPr>
        <w:t xml:space="preserve"> a closer look at their origins—works by young and emerging artists, each with distinctive characteristics.</w:t>
      </w:r>
    </w:p>
    <w:p w14:paraId="3F53182C" w14:textId="77777777" w:rsidR="00DE0D01" w:rsidRPr="00DE0D01" w:rsidRDefault="00DE0D01" w:rsidP="00DE0D01">
      <w:pPr>
        <w:kinsoku/>
        <w:rPr>
          <w:rFonts w:ascii="Century Gothic" w:eastAsia="SimSun" w:hAnsi="Century Gothic" w:cs="SimSun"/>
          <w:sz w:val="28"/>
          <w:szCs w:val="28"/>
          <w:lang w:val="en-DE" w:eastAsia="zh-CN"/>
        </w:rPr>
      </w:pPr>
    </w:p>
    <w:p w14:paraId="71D321A7"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As he approached a less conspicuous landscape painting in the corner, he stopped and stared at it thoughtfully.</w:t>
      </w:r>
    </w:p>
    <w:p w14:paraId="4BBF036C" w14:textId="77777777" w:rsidR="00DE0D01" w:rsidRPr="00DE0D01" w:rsidRDefault="00DE0D01" w:rsidP="00DE0D01">
      <w:pPr>
        <w:kinsoku/>
        <w:rPr>
          <w:rFonts w:ascii="Century Gothic" w:eastAsia="SimSun" w:hAnsi="Century Gothic" w:cs="SimSun"/>
          <w:sz w:val="28"/>
          <w:szCs w:val="28"/>
          <w:lang w:val="en-DE" w:eastAsia="zh-CN"/>
        </w:rPr>
      </w:pPr>
    </w:p>
    <w:p w14:paraId="79F31488"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Chen Yiming:</w:t>
      </w:r>
    </w:p>
    <w:p w14:paraId="7D679E7D"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“Excuse me, why doesn’t this painting have any author information?”</w:t>
      </w:r>
    </w:p>
    <w:p w14:paraId="0B380FA2" w14:textId="77777777" w:rsidR="00DE0D01" w:rsidRPr="00DE0D01" w:rsidRDefault="00DE0D01" w:rsidP="00DE0D01">
      <w:pPr>
        <w:kinsoku/>
        <w:rPr>
          <w:rFonts w:ascii="Century Gothic" w:eastAsia="SimSun" w:hAnsi="Century Gothic" w:cs="SimSun"/>
          <w:sz w:val="28"/>
          <w:szCs w:val="28"/>
          <w:lang w:val="en-DE" w:eastAsia="zh-CN"/>
        </w:rPr>
      </w:pPr>
    </w:p>
    <w:p w14:paraId="00BC74D3"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Shop Assistant:</w:t>
      </w:r>
    </w:p>
    <w:p w14:paraId="58DA7441"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lastRenderedPageBreak/>
        <w:t>“Sorry, this painting isn’t for sale. It’s part of our boss’s private collection.”</w:t>
      </w:r>
    </w:p>
    <w:p w14:paraId="4FAAC4E5" w14:textId="77777777" w:rsidR="00DE0D01" w:rsidRPr="00DE0D01" w:rsidRDefault="00DE0D01" w:rsidP="00DE0D01">
      <w:pPr>
        <w:kinsoku/>
        <w:rPr>
          <w:rFonts w:ascii="Century Gothic" w:eastAsia="SimSun" w:hAnsi="Century Gothic" w:cs="SimSun"/>
          <w:sz w:val="28"/>
          <w:szCs w:val="28"/>
          <w:lang w:val="en-DE" w:eastAsia="zh-CN"/>
        </w:rPr>
      </w:pPr>
    </w:p>
    <w:p w14:paraId="65505DFB"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Chen Yiming:</w:t>
      </w:r>
    </w:p>
    <w:p w14:paraId="57324963"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“Can I at least know the artist’s name?”</w:t>
      </w:r>
    </w:p>
    <w:p w14:paraId="3F3647B0" w14:textId="77777777" w:rsidR="00DE0D01" w:rsidRPr="00DE0D01" w:rsidRDefault="00DE0D01" w:rsidP="00DE0D01">
      <w:pPr>
        <w:kinsoku/>
        <w:rPr>
          <w:rFonts w:ascii="Century Gothic" w:eastAsia="SimSun" w:hAnsi="Century Gothic" w:cs="SimSun"/>
          <w:sz w:val="28"/>
          <w:szCs w:val="28"/>
          <w:lang w:val="en-DE" w:eastAsia="zh-CN"/>
        </w:rPr>
      </w:pPr>
    </w:p>
    <w:p w14:paraId="2068F3EB"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The shop assistant hesitated for a moment.</w:t>
      </w:r>
    </w:p>
    <w:p w14:paraId="7562550F" w14:textId="77777777"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“I’m not entirely sure.”</w:t>
      </w:r>
    </w:p>
    <w:p w14:paraId="586626B8" w14:textId="77777777" w:rsidR="00DE0D01" w:rsidRPr="00DE0D01" w:rsidRDefault="00DE0D01" w:rsidP="00DE0D01">
      <w:pPr>
        <w:kinsoku/>
        <w:rPr>
          <w:rFonts w:ascii="Century Gothic" w:eastAsia="SimSun" w:hAnsi="Century Gothic" w:cs="SimSun"/>
          <w:sz w:val="28"/>
          <w:szCs w:val="28"/>
          <w:lang w:val="en-DE" w:eastAsia="zh-CN"/>
        </w:rPr>
      </w:pPr>
    </w:p>
    <w:p w14:paraId="61E84DDD" w14:textId="37DA7754"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After some deliberation, the assistant add</w:t>
      </w:r>
      <w:r w:rsidR="004330EA">
        <w:rPr>
          <w:rFonts w:ascii="Century Gothic" w:eastAsia="SimSun" w:hAnsi="Century Gothic" w:cs="SimSun"/>
          <w:sz w:val="28"/>
          <w:szCs w:val="28"/>
          <w:lang w:val="en-DE" w:eastAsia="zh-CN"/>
        </w:rPr>
        <w:t>s</w:t>
      </w:r>
      <w:r w:rsidRPr="00DE0D01">
        <w:rPr>
          <w:rFonts w:ascii="Century Gothic" w:eastAsia="SimSun" w:hAnsi="Century Gothic" w:cs="SimSun"/>
          <w:sz w:val="28"/>
          <w:szCs w:val="28"/>
          <w:lang w:val="en-DE" w:eastAsia="zh-CN"/>
        </w:rPr>
        <w:t>, “How about this: I’ll ask the boss when they return. Could you leave me your contact information?”</w:t>
      </w:r>
    </w:p>
    <w:p w14:paraId="27FFFC24" w14:textId="77777777" w:rsidR="00DE0D01" w:rsidRPr="00DE0D01" w:rsidRDefault="00DE0D01" w:rsidP="00DE0D01">
      <w:pPr>
        <w:kinsoku/>
        <w:rPr>
          <w:rFonts w:ascii="Century Gothic" w:eastAsia="SimSun" w:hAnsi="Century Gothic" w:cs="SimSun"/>
          <w:sz w:val="28"/>
          <w:szCs w:val="28"/>
          <w:lang w:val="en-DE" w:eastAsia="zh-CN"/>
        </w:rPr>
      </w:pPr>
    </w:p>
    <w:p w14:paraId="2278B74A" w14:textId="48F0772C"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The shop assistant hand</w:t>
      </w:r>
      <w:r w:rsidR="004330EA">
        <w:rPr>
          <w:rFonts w:ascii="Century Gothic" w:eastAsia="SimSun" w:hAnsi="Century Gothic" w:cs="SimSun"/>
          <w:sz w:val="28"/>
          <w:szCs w:val="28"/>
          <w:lang w:val="en-DE" w:eastAsia="zh-CN"/>
        </w:rPr>
        <w:t>s</w:t>
      </w:r>
      <w:r w:rsidRPr="00DE0D01">
        <w:rPr>
          <w:rFonts w:ascii="Century Gothic" w:eastAsia="SimSun" w:hAnsi="Century Gothic" w:cs="SimSun"/>
          <w:sz w:val="28"/>
          <w:szCs w:val="28"/>
          <w:lang w:val="en-DE" w:eastAsia="zh-CN"/>
        </w:rPr>
        <w:t xml:space="preserve"> Chen Yiming a piece of paper and a pen.</w:t>
      </w:r>
    </w:p>
    <w:p w14:paraId="0C1C4CEE" w14:textId="77777777" w:rsidR="00DE0D01" w:rsidRPr="00DE0D01" w:rsidRDefault="00DE0D01" w:rsidP="00DE0D01">
      <w:pPr>
        <w:kinsoku/>
        <w:rPr>
          <w:rFonts w:ascii="Century Gothic" w:eastAsia="SimSun" w:hAnsi="Century Gothic" w:cs="SimSun"/>
          <w:sz w:val="28"/>
          <w:szCs w:val="28"/>
          <w:lang w:val="en-DE" w:eastAsia="zh-CN"/>
        </w:rPr>
      </w:pPr>
    </w:p>
    <w:p w14:paraId="34BFFF08" w14:textId="4CC38EDD" w:rsidR="00DE0D01" w:rsidRPr="00DE0D01" w:rsidRDefault="00DE0D01" w:rsidP="00DE0D01">
      <w:pPr>
        <w:kinsoku/>
        <w:rPr>
          <w:rFonts w:ascii="Century Gothic" w:eastAsia="SimSun" w:hAnsi="Century Gothic" w:cs="SimSun"/>
          <w:sz w:val="28"/>
          <w:szCs w:val="28"/>
          <w:lang w:val="en-DE" w:eastAsia="zh-CN"/>
        </w:rPr>
      </w:pPr>
      <w:r w:rsidRPr="00DE0D01">
        <w:rPr>
          <w:rFonts w:ascii="Century Gothic" w:eastAsia="SimSun" w:hAnsi="Century Gothic" w:cs="SimSun"/>
          <w:sz w:val="28"/>
          <w:szCs w:val="28"/>
          <w:lang w:val="en-DE" w:eastAsia="zh-CN"/>
        </w:rPr>
        <w:t>Chen Yiming le</w:t>
      </w:r>
      <w:r w:rsidR="004330EA">
        <w:rPr>
          <w:rFonts w:ascii="Century Gothic" w:eastAsia="SimSun" w:hAnsi="Century Gothic" w:cs="SimSun"/>
          <w:sz w:val="28"/>
          <w:szCs w:val="28"/>
          <w:lang w:val="en-DE" w:eastAsia="zh-CN"/>
        </w:rPr>
        <w:t>aves</w:t>
      </w:r>
      <w:r w:rsidRPr="00DE0D01">
        <w:rPr>
          <w:rFonts w:ascii="Century Gothic" w:eastAsia="SimSun" w:hAnsi="Century Gothic" w:cs="SimSun"/>
          <w:sz w:val="28"/>
          <w:szCs w:val="28"/>
          <w:lang w:val="en-DE" w:eastAsia="zh-CN"/>
        </w:rPr>
        <w:t xml:space="preserve"> his contact information and exit</w:t>
      </w:r>
      <w:r w:rsidR="004330EA">
        <w:rPr>
          <w:rFonts w:ascii="Century Gothic" w:eastAsia="SimSun" w:hAnsi="Century Gothic" w:cs="SimSun"/>
          <w:sz w:val="28"/>
          <w:szCs w:val="28"/>
          <w:lang w:val="en-DE" w:eastAsia="zh-CN"/>
        </w:rPr>
        <w:t>s</w:t>
      </w:r>
      <w:r w:rsidRPr="00DE0D01">
        <w:rPr>
          <w:rFonts w:ascii="Century Gothic" w:eastAsia="SimSun" w:hAnsi="Century Gothic" w:cs="SimSun"/>
          <w:sz w:val="28"/>
          <w:szCs w:val="28"/>
          <w:lang w:val="en-DE" w:eastAsia="zh-CN"/>
        </w:rPr>
        <w:t xml:space="preserve"> the gallery.</w:t>
      </w:r>
    </w:p>
    <w:p w14:paraId="7CD72994" w14:textId="77777777" w:rsidR="00C510E7" w:rsidRPr="00AF3ED1" w:rsidRDefault="00C510E7">
      <w:pPr>
        <w:kinsoku/>
        <w:rPr>
          <w:rFonts w:ascii="Century Gothic" w:eastAsia="SimSun" w:hAnsi="Century Gothic" w:cs="SimSun"/>
          <w:sz w:val="28"/>
          <w:szCs w:val="28"/>
          <w:lang w:val="en-DE" w:eastAsia="zh-CN"/>
        </w:rPr>
      </w:pPr>
    </w:p>
    <w:p w14:paraId="6562FD9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0"/>
        <w:gridCol w:w="3310"/>
        <w:gridCol w:w="4790"/>
      </w:tblGrid>
      <w:tr w:rsidR="00C510E7" w:rsidRPr="00AF3ED1" w14:paraId="7CC8CF00" w14:textId="77777777">
        <w:trPr>
          <w:trHeight w:val="631"/>
        </w:trPr>
        <w:tc>
          <w:tcPr>
            <w:tcW w:w="1480" w:type="dxa"/>
            <w:tcBorders>
              <w:right w:val="nil"/>
            </w:tcBorders>
          </w:tcPr>
          <w:p w14:paraId="21A84AA0" w14:textId="6E29248D"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Scene 14</w:t>
            </w:r>
          </w:p>
        </w:tc>
        <w:tc>
          <w:tcPr>
            <w:tcW w:w="3310" w:type="dxa"/>
            <w:tcBorders>
              <w:left w:val="nil"/>
            </w:tcBorders>
          </w:tcPr>
          <w:p w14:paraId="5043A6C1" w14:textId="4E78EB36"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Location</w:t>
            </w:r>
            <w:ins w:id="7" w:author="JOJO.LEE" w:date="2024-04-27T15:24: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rPr>
              <w:t>Coffee</w:t>
            </w:r>
          </w:p>
        </w:tc>
        <w:tc>
          <w:tcPr>
            <w:tcW w:w="4790" w:type="dxa"/>
          </w:tcPr>
          <w:p w14:paraId="4E6110A8" w14:textId="0205835F"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 xml:space="preserve">19:00 </w:t>
            </w:r>
          </w:p>
        </w:tc>
      </w:tr>
      <w:tr w:rsidR="00C510E7" w:rsidRPr="00AF3ED1" w14:paraId="386D87E7" w14:textId="77777777">
        <w:trPr>
          <w:trHeight w:val="631"/>
        </w:trPr>
        <w:tc>
          <w:tcPr>
            <w:tcW w:w="1480" w:type="dxa"/>
            <w:tcBorders>
              <w:right w:val="nil"/>
            </w:tcBorders>
          </w:tcPr>
          <w:p w14:paraId="3EBA2843" w14:textId="208101A1"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 xml:space="preserve">Character </w:t>
            </w:r>
          </w:p>
        </w:tc>
        <w:tc>
          <w:tcPr>
            <w:tcW w:w="3310" w:type="dxa"/>
            <w:tcBorders>
              <w:left w:val="nil"/>
            </w:tcBorders>
          </w:tcPr>
          <w:p w14:paraId="06A77686" w14:textId="2CB19651"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t>: Chen Yi</w:t>
            </w:r>
            <w:r w:rsidR="00AF3ED1" w:rsidRPr="00AF3ED1">
              <w:rPr>
                <w:rFonts w:ascii="Century Gothic" w:eastAsia="SimSun" w:hAnsi="Century Gothic" w:cs="SimSun"/>
                <w:sz w:val="28"/>
                <w:szCs w:val="28"/>
                <w:lang w:eastAsia="zh-CN"/>
              </w:rPr>
              <w:t>m</w:t>
            </w:r>
            <w:r w:rsidRPr="00AF3ED1">
              <w:rPr>
                <w:rFonts w:ascii="Century Gothic" w:eastAsia="SimSun" w:hAnsi="Century Gothic" w:cs="SimSun"/>
                <w:sz w:val="28"/>
                <w:szCs w:val="28"/>
                <w:lang w:eastAsia="zh-CN"/>
              </w:rPr>
              <w:t xml:space="preserve">ing / Client </w:t>
            </w:r>
            <w:r w:rsidR="00000000" w:rsidRPr="00AF3ED1">
              <w:rPr>
                <w:rFonts w:ascii="Century Gothic" w:eastAsia="SimSun" w:hAnsi="Century Gothic" w:cs="SimSun"/>
                <w:sz w:val="28"/>
                <w:szCs w:val="28"/>
              </w:rPr>
              <w:t>Y</w:t>
            </w:r>
          </w:p>
        </w:tc>
        <w:tc>
          <w:tcPr>
            <w:tcW w:w="4790" w:type="dxa"/>
          </w:tcPr>
          <w:p w14:paraId="617AA089" w14:textId="7F85FA12"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D03847B" w14:textId="77777777" w:rsidR="00C510E7" w:rsidRPr="00AF3ED1" w:rsidRDefault="00C510E7">
      <w:pPr>
        <w:kinsoku/>
        <w:rPr>
          <w:rFonts w:ascii="Century Gothic" w:eastAsia="SimSun" w:hAnsi="Century Gothic" w:cs="SimSun"/>
          <w:sz w:val="28"/>
          <w:szCs w:val="28"/>
        </w:rPr>
      </w:pPr>
    </w:p>
    <w:p w14:paraId="2C073FE9"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Client Y:</w:t>
      </w:r>
    </w:p>
    <w:p w14:paraId="2D2B961A"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“Lawyer Chen, the project we invested in two years ago might be in trouble. The agreed performance goals are far from being met, the cash flow is tight, there’s no hope of going public, and I’ve even heard the two founding partners are having conflicts. Could you check the investment terms for me and see if the buyback obligation has been triggered?”</w:t>
      </w:r>
    </w:p>
    <w:p w14:paraId="7C2A2FB8" w14:textId="77777777" w:rsidR="00DB3439" w:rsidRPr="00DB3439" w:rsidRDefault="00DB3439" w:rsidP="00DB3439">
      <w:pPr>
        <w:kinsoku/>
        <w:rPr>
          <w:rFonts w:ascii="Century Gothic" w:eastAsia="SimSun" w:hAnsi="Century Gothic" w:cs="SimSun"/>
          <w:sz w:val="28"/>
          <w:szCs w:val="28"/>
          <w:lang w:val="en-DE" w:eastAsia="zh-CN"/>
        </w:rPr>
      </w:pPr>
    </w:p>
    <w:p w14:paraId="7975A299"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w:t>
      </w:r>
    </w:p>
    <w:p w14:paraId="30EBB20E"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 xml:space="preserve">“Well, theoretically, the buyback obligation has indeed been triggered. But since the company is already in such a dire situation, it likely doesn’t have the capacity to buy back shares. There needs to be a new investor to inject funds. Otherwise, we’d have to sue the founders, as they are the </w:t>
      </w:r>
      <w:r w:rsidRPr="00DB3439">
        <w:rPr>
          <w:rFonts w:ascii="Century Gothic" w:eastAsia="SimSun" w:hAnsi="Century Gothic" w:cs="SimSun"/>
          <w:sz w:val="28"/>
          <w:szCs w:val="28"/>
          <w:lang w:val="en-DE" w:eastAsia="zh-CN"/>
        </w:rPr>
        <w:lastRenderedPageBreak/>
        <w:t>guarantors for the buyback. We’ll need to assess whether the founders have the financial capacity to fulfill the obligation.”</w:t>
      </w:r>
    </w:p>
    <w:p w14:paraId="7B817690" w14:textId="6D428578" w:rsidR="00C510E7" w:rsidRPr="00AF3ED1" w:rsidRDefault="00000000">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w:t>
      </w:r>
    </w:p>
    <w:p w14:paraId="30AE7D75" w14:textId="77777777" w:rsidR="00C510E7" w:rsidRPr="00AF3ED1" w:rsidRDefault="00C510E7">
      <w:pPr>
        <w:kinsoku/>
        <w:rPr>
          <w:rFonts w:ascii="Century Gothic" w:eastAsia="SimSun" w:hAnsi="Century Gothic" w:cs="SimSun"/>
          <w:sz w:val="28"/>
          <w:szCs w:val="28"/>
          <w:lang w:eastAsia="zh-CN"/>
        </w:rPr>
      </w:pPr>
    </w:p>
    <w:p w14:paraId="310FB0D2" w14:textId="77777777" w:rsidR="00C510E7" w:rsidRPr="00AF3ED1" w:rsidRDefault="00C510E7">
      <w:pPr>
        <w:kinsoku/>
        <w:rPr>
          <w:ins w:id="8" w:author="JOJO.LEE" w:date="2024-04-27T15:25:00Z"/>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C5A0C8A" w14:textId="77777777">
        <w:trPr>
          <w:trHeight w:val="631"/>
        </w:trPr>
        <w:tc>
          <w:tcPr>
            <w:tcW w:w="4790" w:type="dxa"/>
          </w:tcPr>
          <w:p w14:paraId="37968003" w14:textId="77777777" w:rsidR="00DB3439" w:rsidRPr="00AF3ED1" w:rsidRDefault="00DB3439" w:rsidP="00DB3439">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r w:rsidRPr="00AF3ED1">
              <w:rPr>
                <w:rFonts w:ascii="Century Gothic" w:eastAsia="SimSun" w:hAnsi="Century Gothic" w:cs="SimSun"/>
                <w:sz w:val="28"/>
                <w:szCs w:val="28"/>
                <w:lang w:eastAsia="zh-CN"/>
              </w:rPr>
              <w:t>15</w:t>
            </w:r>
            <w:r w:rsidR="00000000" w:rsidRPr="00AF3ED1">
              <w:rPr>
                <w:rFonts w:ascii="Century Gothic" w:eastAsia="SimSun" w:hAnsi="Century Gothic" w:cs="SimSun"/>
                <w:sz w:val="28"/>
                <w:szCs w:val="28"/>
              </w:rPr>
              <w:t xml:space="preserve">              </w:t>
            </w:r>
          </w:p>
          <w:p w14:paraId="2E3B0C02" w14:textId="5B8C7CA4" w:rsidR="00DB3439" w:rsidRPr="00AF3ED1" w:rsidRDefault="00DB3439" w:rsidP="00DB3439">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Food Market / Fresh Market</w:t>
            </w:r>
          </w:p>
          <w:p w14:paraId="41FF2E6C" w14:textId="2A488005" w:rsidR="00C510E7" w:rsidRPr="00AF3ED1" w:rsidRDefault="00C510E7">
            <w:pPr>
              <w:kinsoku/>
              <w:rPr>
                <w:rFonts w:ascii="Century Gothic" w:eastAsia="SimSun" w:hAnsi="Century Gothic" w:cs="SimSun"/>
                <w:sz w:val="28"/>
                <w:szCs w:val="28"/>
              </w:rPr>
            </w:pPr>
          </w:p>
        </w:tc>
        <w:tc>
          <w:tcPr>
            <w:tcW w:w="4790" w:type="dxa"/>
          </w:tcPr>
          <w:p w14:paraId="75A4BFAB" w14:textId="35EE1F74"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10:00</w:t>
            </w:r>
          </w:p>
        </w:tc>
      </w:tr>
      <w:tr w:rsidR="00C510E7" w:rsidRPr="00AF3ED1" w14:paraId="5D9BAD29" w14:textId="77777777">
        <w:trPr>
          <w:trHeight w:val="631"/>
        </w:trPr>
        <w:tc>
          <w:tcPr>
            <w:tcW w:w="4790" w:type="dxa"/>
          </w:tcPr>
          <w:p w14:paraId="64AA7CAB" w14:textId="77777777" w:rsidR="00DB3439" w:rsidRPr="00AF3ED1" w:rsidRDefault="00DB3439" w:rsidP="00DB3439">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ins w:id="9" w:author="JOJO.LEE" w:date="2024-04-27T15:34: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rPr>
              <w:t>hen Yiming and His Mother</w:t>
            </w:r>
          </w:p>
          <w:p w14:paraId="359FE8EB" w14:textId="7B7D8D86" w:rsidR="00C510E7" w:rsidRPr="00AF3ED1" w:rsidRDefault="00C510E7">
            <w:pPr>
              <w:kinsoku/>
              <w:rPr>
                <w:rFonts w:ascii="Century Gothic" w:eastAsia="SimSun" w:hAnsi="Century Gothic" w:cs="SimSun"/>
                <w:sz w:val="28"/>
                <w:szCs w:val="28"/>
                <w:lang w:val="en-DE"/>
              </w:rPr>
            </w:pPr>
          </w:p>
        </w:tc>
        <w:tc>
          <w:tcPr>
            <w:tcW w:w="4790" w:type="dxa"/>
          </w:tcPr>
          <w:p w14:paraId="52B75098" w14:textId="022D0124"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84EE4D9" w14:textId="77777777" w:rsidR="00C510E7" w:rsidRPr="00AF3ED1" w:rsidRDefault="00C510E7">
      <w:pPr>
        <w:kinsoku/>
        <w:rPr>
          <w:rFonts w:ascii="Century Gothic" w:eastAsia="SimSun" w:hAnsi="Century Gothic" w:cs="SimSun"/>
          <w:sz w:val="28"/>
          <w:szCs w:val="28"/>
        </w:rPr>
      </w:pPr>
    </w:p>
    <w:p w14:paraId="6380A4B6"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Scene: Market</w:t>
      </w:r>
    </w:p>
    <w:p w14:paraId="593BB5AE"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 follows behind his mother, carrying a shopping basket and helping her with items and payments.</w:t>
      </w:r>
    </w:p>
    <w:p w14:paraId="62B5ACB3" w14:textId="77777777" w:rsidR="00DB3439" w:rsidRPr="00DB3439" w:rsidRDefault="00DB3439" w:rsidP="00DB3439">
      <w:pPr>
        <w:kinsoku/>
        <w:rPr>
          <w:rFonts w:ascii="Century Gothic" w:eastAsia="SimSun" w:hAnsi="Century Gothic" w:cs="SimSun"/>
          <w:sz w:val="28"/>
          <w:szCs w:val="28"/>
          <w:lang w:val="en-DE" w:eastAsia="zh-CN"/>
        </w:rPr>
      </w:pPr>
    </w:p>
    <w:p w14:paraId="6EAF3CB8"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Yiming’s Mother:</w:t>
      </w:r>
    </w:p>
    <w:p w14:paraId="53B95C0C"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“Let me tell you, your dad and I recently met Aunt Zhang at the senior university. Her daughter also works in Beijing, same profession as you. I’ve seen her photo—she’s a nice girl. I asked Aunt Zhang to send you her WeChat. When you’re back in Beijing, you should meet her.”</w:t>
      </w:r>
    </w:p>
    <w:p w14:paraId="090D2648" w14:textId="77777777" w:rsidR="00DB3439" w:rsidRPr="00DB3439" w:rsidRDefault="00DB3439" w:rsidP="00DB3439">
      <w:pPr>
        <w:kinsoku/>
        <w:rPr>
          <w:rFonts w:ascii="Century Gothic" w:eastAsia="SimSun" w:hAnsi="Century Gothic" w:cs="SimSun"/>
          <w:sz w:val="28"/>
          <w:szCs w:val="28"/>
          <w:lang w:val="en-DE" w:eastAsia="zh-CN"/>
        </w:rPr>
      </w:pPr>
    </w:p>
    <w:p w14:paraId="58825D8A"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 (impatiently):</w:t>
      </w:r>
    </w:p>
    <w:p w14:paraId="1C4B589E"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“Okay… okay.”</w:t>
      </w:r>
    </w:p>
    <w:p w14:paraId="119364F1" w14:textId="77777777" w:rsidR="00DB3439" w:rsidRPr="00DB3439" w:rsidRDefault="00DB3439" w:rsidP="00DB3439">
      <w:pPr>
        <w:kinsoku/>
        <w:rPr>
          <w:rFonts w:ascii="Century Gothic" w:eastAsia="SimSun" w:hAnsi="Century Gothic" w:cs="SimSun"/>
          <w:sz w:val="28"/>
          <w:szCs w:val="28"/>
          <w:lang w:val="en-DE" w:eastAsia="zh-CN"/>
        </w:rPr>
      </w:pPr>
    </w:p>
    <w:p w14:paraId="5E942639"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As his mother haggles over prices, she says:</w:t>
      </w:r>
    </w:p>
    <w:p w14:paraId="748B4D25"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“Why is this spinach so expensive? The stall over there only charges 9 cents per jin. Can you lower it a bit…”</w:t>
      </w:r>
    </w:p>
    <w:p w14:paraId="1F1B689F" w14:textId="77777777" w:rsidR="00DB3439" w:rsidRPr="00DB3439" w:rsidRDefault="00DB3439" w:rsidP="00DB3439">
      <w:pPr>
        <w:kinsoku/>
        <w:rPr>
          <w:rFonts w:ascii="Century Gothic" w:eastAsia="SimSun" w:hAnsi="Century Gothic" w:cs="SimSun"/>
          <w:sz w:val="28"/>
          <w:szCs w:val="28"/>
          <w:lang w:val="en-DE" w:eastAsia="zh-CN"/>
        </w:rPr>
      </w:pPr>
    </w:p>
    <w:p w14:paraId="7989700E"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(At this moment, Chen Yiming’s phone rings.)</w:t>
      </w:r>
    </w:p>
    <w:p w14:paraId="289CB030" w14:textId="77777777" w:rsidR="00DB3439" w:rsidRPr="00DB3439" w:rsidRDefault="00DB3439" w:rsidP="00DB3439">
      <w:pPr>
        <w:kinsoku/>
        <w:rPr>
          <w:rFonts w:ascii="Century Gothic" w:eastAsia="SimSun" w:hAnsi="Century Gothic" w:cs="SimSun"/>
          <w:sz w:val="28"/>
          <w:szCs w:val="28"/>
          <w:lang w:val="en-DE" w:eastAsia="zh-CN"/>
        </w:rPr>
      </w:pPr>
    </w:p>
    <w:p w14:paraId="1E1FF8E2"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Gallery Owner (on the phone):</w:t>
      </w:r>
    </w:p>
    <w:p w14:paraId="4B9BA89A"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“Hello, is this Mr. Chen? I’m the owner of Reshape Gallery. I heard you’re interested in one of my collection pieces?”</w:t>
      </w:r>
    </w:p>
    <w:p w14:paraId="2DA0061F" w14:textId="77777777" w:rsidR="00DB3439" w:rsidRPr="00DB3439" w:rsidRDefault="00DB3439" w:rsidP="00DB3439">
      <w:pPr>
        <w:kinsoku/>
        <w:rPr>
          <w:rFonts w:ascii="Century Gothic" w:eastAsia="SimSun" w:hAnsi="Century Gothic" w:cs="SimSun"/>
          <w:sz w:val="28"/>
          <w:szCs w:val="28"/>
          <w:lang w:val="en-DE" w:eastAsia="zh-CN"/>
        </w:rPr>
      </w:pPr>
    </w:p>
    <w:p w14:paraId="6F17957F"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w:t>
      </w:r>
    </w:p>
    <w:p w14:paraId="76CF18DA"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“Yes, that’s correct. Are you willing to sell it?”</w:t>
      </w:r>
    </w:p>
    <w:p w14:paraId="01F95CCF" w14:textId="77777777" w:rsidR="00DB3439" w:rsidRPr="00DB3439" w:rsidRDefault="00DB3439" w:rsidP="00DB3439">
      <w:pPr>
        <w:kinsoku/>
        <w:rPr>
          <w:rFonts w:ascii="Century Gothic" w:eastAsia="SimSun" w:hAnsi="Century Gothic" w:cs="SimSun"/>
          <w:sz w:val="28"/>
          <w:szCs w:val="28"/>
          <w:lang w:val="en-DE" w:eastAsia="zh-CN"/>
        </w:rPr>
      </w:pPr>
    </w:p>
    <w:p w14:paraId="566A1D2E"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lastRenderedPageBreak/>
        <w:t>(His mother interrupts, calling him to pay for the vegetables.)</w:t>
      </w:r>
    </w:p>
    <w:p w14:paraId="3FEE5F74" w14:textId="77777777" w:rsidR="00DB3439" w:rsidRPr="00DB3439" w:rsidRDefault="00DB3439" w:rsidP="00DB3439">
      <w:pPr>
        <w:kinsoku/>
        <w:rPr>
          <w:rFonts w:ascii="Century Gothic" w:eastAsia="SimSun" w:hAnsi="Century Gothic" w:cs="SimSun"/>
          <w:sz w:val="28"/>
          <w:szCs w:val="28"/>
          <w:lang w:val="en-DE" w:eastAsia="zh-CN"/>
        </w:rPr>
      </w:pPr>
    </w:p>
    <w:p w14:paraId="36D0CBA5"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 (multitasking, while paying):</w:t>
      </w:r>
    </w:p>
    <w:p w14:paraId="03213F01"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“Sorry, I’m on the street right now—it’s too noisy.”</w:t>
      </w:r>
    </w:p>
    <w:p w14:paraId="2D7AB679" w14:textId="77777777" w:rsidR="00DB3439" w:rsidRPr="00DB3439" w:rsidRDefault="00DB3439" w:rsidP="00DB3439">
      <w:pPr>
        <w:kinsoku/>
        <w:rPr>
          <w:rFonts w:ascii="Century Gothic" w:eastAsia="SimSun" w:hAnsi="Century Gothic" w:cs="SimSun"/>
          <w:sz w:val="28"/>
          <w:szCs w:val="28"/>
          <w:lang w:val="en-DE" w:eastAsia="zh-CN"/>
        </w:rPr>
      </w:pPr>
    </w:p>
    <w:p w14:paraId="57B700C5"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Gallery Owner:</w:t>
      </w:r>
    </w:p>
    <w:p w14:paraId="22A57AFB"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“I also have other works by the same artist. Would you be interested in those?”</w:t>
      </w:r>
    </w:p>
    <w:p w14:paraId="416BBADD" w14:textId="77777777" w:rsidR="00DB3439" w:rsidRPr="00DB3439" w:rsidRDefault="00DB3439" w:rsidP="00DB3439">
      <w:pPr>
        <w:kinsoku/>
        <w:rPr>
          <w:rFonts w:ascii="Century Gothic" w:eastAsia="SimSun" w:hAnsi="Century Gothic" w:cs="SimSun"/>
          <w:sz w:val="28"/>
          <w:szCs w:val="28"/>
          <w:lang w:val="en-DE" w:eastAsia="zh-CN"/>
        </w:rPr>
      </w:pPr>
    </w:p>
    <w:p w14:paraId="5CEC754B"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w:t>
      </w:r>
    </w:p>
    <w:p w14:paraId="765CA33F"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“Will you be at the gallery this afternoon? I can come by around 4 PM to discuss in person.”</w:t>
      </w:r>
    </w:p>
    <w:p w14:paraId="5AEFA265" w14:textId="77777777" w:rsidR="00DB3439" w:rsidRPr="00DB3439" w:rsidRDefault="00DB3439" w:rsidP="00DB3439">
      <w:pPr>
        <w:kinsoku/>
        <w:rPr>
          <w:rFonts w:ascii="Century Gothic" w:eastAsia="SimSun" w:hAnsi="Century Gothic" w:cs="SimSun"/>
          <w:sz w:val="28"/>
          <w:szCs w:val="28"/>
          <w:lang w:val="en-DE" w:eastAsia="zh-CN"/>
        </w:rPr>
      </w:pPr>
    </w:p>
    <w:p w14:paraId="3635D5EF"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Gallery Owner:</w:t>
      </w:r>
    </w:p>
    <w:p w14:paraId="4A5CF21D"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“That works for me. I’ll wait for you.”</w:t>
      </w:r>
    </w:p>
    <w:p w14:paraId="6AC11687" w14:textId="77777777" w:rsidR="00DB3439" w:rsidRPr="00DB3439" w:rsidRDefault="00DB3439" w:rsidP="00DB3439">
      <w:pPr>
        <w:kinsoku/>
        <w:rPr>
          <w:rFonts w:ascii="Century Gothic" w:eastAsia="SimSun" w:hAnsi="Century Gothic" w:cs="SimSun"/>
          <w:sz w:val="28"/>
          <w:szCs w:val="28"/>
          <w:lang w:val="en-DE" w:eastAsia="zh-CN"/>
        </w:rPr>
      </w:pPr>
    </w:p>
    <w:p w14:paraId="0C8A2AA3" w14:textId="77777777" w:rsidR="00DB3439" w:rsidRPr="00DB3439" w:rsidRDefault="00DB3439" w:rsidP="00DB3439">
      <w:pPr>
        <w:kinsoku/>
        <w:rPr>
          <w:rFonts w:ascii="Century Gothic" w:eastAsia="SimSun" w:hAnsi="Century Gothic" w:cs="SimSun"/>
          <w:sz w:val="28"/>
          <w:szCs w:val="28"/>
          <w:lang w:val="en-DE" w:eastAsia="zh-CN"/>
        </w:rPr>
      </w:pPr>
      <w:r w:rsidRPr="00DB3439">
        <w:rPr>
          <w:rFonts w:ascii="Century Gothic" w:eastAsia="SimSun" w:hAnsi="Century Gothic" w:cs="SimSun"/>
          <w:sz w:val="28"/>
          <w:szCs w:val="28"/>
          <w:lang w:val="en-DE" w:eastAsia="zh-CN"/>
        </w:rPr>
        <w:t>(Chen Yiming hangs up and continues assisting his mother at the market.)</w:t>
      </w:r>
    </w:p>
    <w:p w14:paraId="73958C0B" w14:textId="77777777" w:rsidR="00C510E7" w:rsidRPr="00AF3ED1" w:rsidRDefault="00C510E7">
      <w:pPr>
        <w:kinsoku/>
        <w:rPr>
          <w:rFonts w:ascii="Century Gothic" w:eastAsia="SimSun" w:hAnsi="Century Gothic" w:cs="SimSun"/>
          <w:sz w:val="28"/>
          <w:szCs w:val="28"/>
          <w:lang w:val="en-DE" w:eastAsia="zh-CN"/>
        </w:rPr>
      </w:pPr>
    </w:p>
    <w:p w14:paraId="4B2A6B0C"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13"/>
        <w:gridCol w:w="3377"/>
        <w:gridCol w:w="4790"/>
      </w:tblGrid>
      <w:tr w:rsidR="00C510E7" w:rsidRPr="00AF3ED1" w14:paraId="40272A51" w14:textId="77777777" w:rsidTr="00DB3439">
        <w:trPr>
          <w:trHeight w:val="631"/>
        </w:trPr>
        <w:tc>
          <w:tcPr>
            <w:tcW w:w="1413" w:type="dxa"/>
            <w:tcBorders>
              <w:right w:val="nil"/>
            </w:tcBorders>
          </w:tcPr>
          <w:p w14:paraId="35597829" w14:textId="713CC16B"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Scene 16</w:t>
            </w:r>
          </w:p>
        </w:tc>
        <w:tc>
          <w:tcPr>
            <w:tcW w:w="3377" w:type="dxa"/>
            <w:tcBorders>
              <w:left w:val="nil"/>
            </w:tcBorders>
          </w:tcPr>
          <w:p w14:paraId="78FC4119" w14:textId="77777777" w:rsidR="00DB3439" w:rsidRPr="00AF3ED1" w:rsidRDefault="00DB3439" w:rsidP="00DB3439">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Art Gallery</w:t>
            </w:r>
          </w:p>
          <w:p w14:paraId="44639DB4" w14:textId="005A4C8E" w:rsidR="00C510E7" w:rsidRPr="00AF3ED1" w:rsidRDefault="00C510E7">
            <w:pPr>
              <w:kinsoku/>
              <w:rPr>
                <w:rFonts w:ascii="Century Gothic" w:eastAsia="SimSun" w:hAnsi="Century Gothic" w:cs="SimSun"/>
                <w:sz w:val="28"/>
                <w:szCs w:val="28"/>
              </w:rPr>
            </w:pPr>
          </w:p>
        </w:tc>
        <w:tc>
          <w:tcPr>
            <w:tcW w:w="4790" w:type="dxa"/>
          </w:tcPr>
          <w:p w14:paraId="3CA5CFF1" w14:textId="09F3F2D8"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 xml:space="preserve">16:00 </w:t>
            </w:r>
          </w:p>
        </w:tc>
      </w:tr>
      <w:tr w:rsidR="00C510E7" w:rsidRPr="00AF3ED1" w14:paraId="1A3B4EF9" w14:textId="77777777" w:rsidTr="00DB3439">
        <w:trPr>
          <w:trHeight w:val="631"/>
        </w:trPr>
        <w:tc>
          <w:tcPr>
            <w:tcW w:w="1413" w:type="dxa"/>
            <w:tcBorders>
              <w:right w:val="nil"/>
            </w:tcBorders>
          </w:tcPr>
          <w:p w14:paraId="398F3021" w14:textId="1C1FB038" w:rsidR="00C510E7" w:rsidRPr="00AF3ED1" w:rsidRDefault="00DB3439">
            <w:pPr>
              <w:kinsoku/>
              <w:rPr>
                <w:rFonts w:ascii="Century Gothic" w:eastAsia="SimSun" w:hAnsi="Century Gothic" w:cs="SimSun"/>
                <w:sz w:val="28"/>
                <w:szCs w:val="28"/>
              </w:rPr>
            </w:pPr>
            <w:r w:rsidRPr="00AF3ED1">
              <w:rPr>
                <w:rFonts w:ascii="Century Gothic" w:eastAsia="SimSun" w:hAnsi="Century Gothic" w:cs="SimSun"/>
                <w:sz w:val="28"/>
                <w:szCs w:val="28"/>
              </w:rPr>
              <w:t>Characters</w:t>
            </w:r>
            <w:ins w:id="10" w:author="JOJO.LEE" w:date="2024-04-27T15:34:00Z">
              <w:r w:rsidR="00000000" w:rsidRPr="00AF3ED1">
                <w:rPr>
                  <w:rFonts w:ascii="Century Gothic" w:eastAsia="SimSun" w:hAnsi="Century Gothic" w:cs="SimSun"/>
                  <w:sz w:val="28"/>
                  <w:szCs w:val="28"/>
                  <w:lang w:eastAsia="zh-CN"/>
                </w:rPr>
                <w:t xml:space="preserve">   </w:t>
              </w:r>
            </w:ins>
          </w:p>
        </w:tc>
        <w:tc>
          <w:tcPr>
            <w:tcW w:w="3377" w:type="dxa"/>
            <w:tcBorders>
              <w:left w:val="nil"/>
            </w:tcBorders>
          </w:tcPr>
          <w:p w14:paraId="3EF6CDA3" w14:textId="5DA36E5D" w:rsidR="00DB3439" w:rsidRPr="00DB3439" w:rsidRDefault="00DB3439" w:rsidP="00DB3439">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val="en-DE" w:eastAsia="zh-CN"/>
              </w:rPr>
              <w:t xml:space="preserve">: </w:t>
            </w:r>
            <w:r w:rsidRPr="00DB3439">
              <w:rPr>
                <w:rFonts w:ascii="Century Gothic" w:eastAsia="SimSun" w:hAnsi="Century Gothic" w:cs="SimSun"/>
                <w:sz w:val="28"/>
                <w:szCs w:val="28"/>
                <w:lang w:val="en-DE" w:eastAsia="zh-CN"/>
              </w:rPr>
              <w:t>Yi / Chen Yiming Shop</w:t>
            </w:r>
            <w:r w:rsidRPr="00AF3ED1">
              <w:rPr>
                <w:rFonts w:ascii="Century Gothic" w:eastAsia="SimSun" w:hAnsi="Century Gothic" w:cs="SimSun"/>
                <w:sz w:val="28"/>
                <w:szCs w:val="28"/>
                <w:lang w:val="en-DE" w:eastAsia="zh-CN"/>
              </w:rPr>
              <w:t xml:space="preserve"> </w:t>
            </w:r>
            <w:r w:rsidRPr="00DB3439">
              <w:rPr>
                <w:rFonts w:ascii="Century Gothic" w:eastAsia="SimSun" w:hAnsi="Century Gothic" w:cs="SimSun"/>
                <w:sz w:val="28"/>
                <w:szCs w:val="28"/>
                <w:lang w:val="en-DE" w:eastAsia="zh-CN"/>
              </w:rPr>
              <w:t>Assistant</w:t>
            </w:r>
          </w:p>
          <w:p w14:paraId="45363F80" w14:textId="6DC523AE" w:rsidR="00C510E7" w:rsidRPr="00AF3ED1" w:rsidRDefault="00C510E7">
            <w:pPr>
              <w:kinsoku/>
              <w:rPr>
                <w:rFonts w:ascii="Century Gothic" w:eastAsia="SimSun" w:hAnsi="Century Gothic" w:cs="SimSun"/>
                <w:sz w:val="28"/>
                <w:szCs w:val="28"/>
                <w:lang w:eastAsia="zh-CN"/>
              </w:rPr>
            </w:pPr>
          </w:p>
        </w:tc>
        <w:tc>
          <w:tcPr>
            <w:tcW w:w="4790" w:type="dxa"/>
          </w:tcPr>
          <w:p w14:paraId="43A2CA67" w14:textId="77777777" w:rsidR="00DB3439" w:rsidRPr="00AF3ED1" w:rsidRDefault="00DB3439" w:rsidP="00DB3439">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Entrance: Styling Design</w:t>
            </w:r>
          </w:p>
          <w:p w14:paraId="4D2EDF5A" w14:textId="573BAD5B" w:rsidR="00C510E7" w:rsidRPr="00AF3ED1" w:rsidRDefault="00000000">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w:t>
            </w:r>
          </w:p>
        </w:tc>
      </w:tr>
    </w:tbl>
    <w:p w14:paraId="7F04D9B5" w14:textId="77777777" w:rsidR="00C510E7" w:rsidRPr="00AF3ED1" w:rsidRDefault="00C510E7">
      <w:pPr>
        <w:kinsoku/>
        <w:rPr>
          <w:rFonts w:ascii="Century Gothic" w:eastAsia="SimSun" w:hAnsi="Century Gothic" w:cs="SimSun"/>
          <w:sz w:val="28"/>
          <w:szCs w:val="28"/>
          <w:lang w:eastAsia="zh-CN"/>
        </w:rPr>
      </w:pPr>
    </w:p>
    <w:p w14:paraId="11E6280A" w14:textId="6C3C7FEB" w:rsidR="004330EA" w:rsidRDefault="00DB3439" w:rsidP="00DB3439">
      <w:pPr>
        <w:pStyle w:val="p1"/>
        <w:rPr>
          <w:rFonts w:ascii="Century Gothic" w:hAnsi="Century Gothic"/>
          <w:sz w:val="28"/>
          <w:szCs w:val="28"/>
        </w:rPr>
      </w:pPr>
      <w:r w:rsidRPr="00AF3ED1">
        <w:rPr>
          <w:rFonts w:ascii="Century Gothic" w:hAnsi="Century Gothic"/>
          <w:sz w:val="28"/>
          <w:szCs w:val="28"/>
        </w:rPr>
        <w:t>Chen Yiming push</w:t>
      </w:r>
      <w:r w:rsidR="004330EA">
        <w:rPr>
          <w:rFonts w:ascii="Century Gothic" w:hAnsi="Century Gothic"/>
          <w:sz w:val="28"/>
          <w:szCs w:val="28"/>
        </w:rPr>
        <w:t>es</w:t>
      </w:r>
      <w:r w:rsidRPr="00AF3ED1">
        <w:rPr>
          <w:rFonts w:ascii="Century Gothic" w:hAnsi="Century Gothic"/>
          <w:sz w:val="28"/>
          <w:szCs w:val="28"/>
        </w:rPr>
        <w:t xml:space="preserve"> open the gallery door.</w:t>
      </w:r>
    </w:p>
    <w:p w14:paraId="57ED2022" w14:textId="230A7C59"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 xml:space="preserve">Du Xinyi </w:t>
      </w:r>
      <w:r w:rsidR="004330EA">
        <w:rPr>
          <w:rFonts w:ascii="Century Gothic" w:hAnsi="Century Gothic"/>
          <w:sz w:val="28"/>
          <w:szCs w:val="28"/>
        </w:rPr>
        <w:t>is</w:t>
      </w:r>
      <w:r w:rsidRPr="00AF3ED1">
        <w:rPr>
          <w:rFonts w:ascii="Century Gothic" w:hAnsi="Century Gothic"/>
          <w:sz w:val="28"/>
          <w:szCs w:val="28"/>
        </w:rPr>
        <w:t xml:space="preserve"> on a ladder hanging a painting, standing high up as she carefully passe</w:t>
      </w:r>
      <w:r w:rsidR="004330EA">
        <w:rPr>
          <w:rFonts w:ascii="Century Gothic" w:hAnsi="Century Gothic"/>
          <w:sz w:val="28"/>
          <w:szCs w:val="28"/>
        </w:rPr>
        <w:t>s</w:t>
      </w:r>
      <w:r w:rsidRPr="00AF3ED1">
        <w:rPr>
          <w:rFonts w:ascii="Century Gothic" w:hAnsi="Century Gothic"/>
          <w:sz w:val="28"/>
          <w:szCs w:val="28"/>
        </w:rPr>
        <w:t xml:space="preserve"> a painting down to the shop assistant.</w:t>
      </w:r>
    </w:p>
    <w:p w14:paraId="3EF6ADB1" w14:textId="77777777" w:rsidR="00DB3439" w:rsidRPr="00AF3ED1" w:rsidRDefault="00DB3439" w:rsidP="00DB3439">
      <w:pPr>
        <w:pStyle w:val="p2"/>
        <w:rPr>
          <w:rFonts w:ascii="Century Gothic" w:hAnsi="Century Gothic"/>
          <w:sz w:val="28"/>
          <w:szCs w:val="28"/>
        </w:rPr>
      </w:pPr>
    </w:p>
    <w:p w14:paraId="18722403" w14:textId="5846A115"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The assistant, hearing someone enter, respond</w:t>
      </w:r>
      <w:r w:rsidR="004330EA">
        <w:rPr>
          <w:rFonts w:ascii="Century Gothic" w:hAnsi="Century Gothic"/>
          <w:sz w:val="28"/>
          <w:szCs w:val="28"/>
        </w:rPr>
        <w:t>s</w:t>
      </w:r>
      <w:r w:rsidRPr="00AF3ED1">
        <w:rPr>
          <w:rFonts w:ascii="Century Gothic" w:hAnsi="Century Gothic"/>
          <w:sz w:val="28"/>
          <w:szCs w:val="28"/>
        </w:rPr>
        <w:t>, “Welcome.”</w:t>
      </w:r>
    </w:p>
    <w:p w14:paraId="6DDC5038" w14:textId="77777777" w:rsidR="00DB3439" w:rsidRPr="00AF3ED1" w:rsidRDefault="00DB3439" w:rsidP="00DB3439">
      <w:pPr>
        <w:pStyle w:val="p2"/>
        <w:rPr>
          <w:rFonts w:ascii="Century Gothic" w:hAnsi="Century Gothic"/>
          <w:sz w:val="28"/>
          <w:szCs w:val="28"/>
        </w:rPr>
      </w:pPr>
    </w:p>
    <w:p w14:paraId="37FE58F9" w14:textId="3B63A13F"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 follow</w:t>
      </w:r>
      <w:r w:rsidR="004330EA">
        <w:rPr>
          <w:rFonts w:ascii="Century Gothic" w:hAnsi="Century Gothic"/>
          <w:sz w:val="28"/>
          <w:szCs w:val="28"/>
        </w:rPr>
        <w:t>s</w:t>
      </w:r>
      <w:r w:rsidRPr="00AF3ED1">
        <w:rPr>
          <w:rFonts w:ascii="Century Gothic" w:hAnsi="Century Gothic"/>
          <w:sz w:val="28"/>
          <w:szCs w:val="28"/>
        </w:rPr>
        <w:t xml:space="preserve"> the sound and walk</w:t>
      </w:r>
      <w:r w:rsidR="004330EA">
        <w:rPr>
          <w:rFonts w:ascii="Century Gothic" w:hAnsi="Century Gothic"/>
          <w:sz w:val="28"/>
          <w:szCs w:val="28"/>
        </w:rPr>
        <w:t>s</w:t>
      </w:r>
      <w:r w:rsidRPr="00AF3ED1">
        <w:rPr>
          <w:rFonts w:ascii="Century Gothic" w:hAnsi="Century Gothic"/>
          <w:sz w:val="28"/>
          <w:szCs w:val="28"/>
        </w:rPr>
        <w:t xml:space="preserve"> toward them.</w:t>
      </w:r>
    </w:p>
    <w:p w14:paraId="33A82033" w14:textId="1E8D45AA"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descend</w:t>
      </w:r>
      <w:r w:rsidR="004330EA">
        <w:rPr>
          <w:rFonts w:ascii="Century Gothic" w:hAnsi="Century Gothic"/>
          <w:sz w:val="28"/>
          <w:szCs w:val="28"/>
        </w:rPr>
        <w:t>s from</w:t>
      </w:r>
      <w:r w:rsidRPr="00AF3ED1">
        <w:rPr>
          <w:rFonts w:ascii="Century Gothic" w:hAnsi="Century Gothic"/>
          <w:sz w:val="28"/>
          <w:szCs w:val="28"/>
        </w:rPr>
        <w:t xml:space="preserve"> the ladder.</w:t>
      </w:r>
    </w:p>
    <w:p w14:paraId="53E812E7" w14:textId="77777777" w:rsidR="00DB3439" w:rsidRPr="00AF3ED1" w:rsidRDefault="00DB3439" w:rsidP="00DB3439">
      <w:pPr>
        <w:pStyle w:val="p2"/>
        <w:rPr>
          <w:rFonts w:ascii="Century Gothic" w:hAnsi="Century Gothic"/>
          <w:sz w:val="28"/>
          <w:szCs w:val="28"/>
        </w:rPr>
      </w:pPr>
    </w:p>
    <w:p w14:paraId="092A019C" w14:textId="36CAA5A6"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The assistant whisper</w:t>
      </w:r>
      <w:r w:rsidR="004330EA">
        <w:rPr>
          <w:rFonts w:ascii="Century Gothic" w:hAnsi="Century Gothic"/>
          <w:sz w:val="28"/>
          <w:szCs w:val="28"/>
        </w:rPr>
        <w:t>s</w:t>
      </w:r>
      <w:r w:rsidRPr="00AF3ED1">
        <w:rPr>
          <w:rFonts w:ascii="Century Gothic" w:hAnsi="Century Gothic"/>
          <w:sz w:val="28"/>
          <w:szCs w:val="28"/>
        </w:rPr>
        <w:t xml:space="preserve"> quietly to her, “This is the gentleman interested in buying the painting.”</w:t>
      </w:r>
    </w:p>
    <w:p w14:paraId="2B8C8169" w14:textId="77777777" w:rsidR="00DB3439" w:rsidRPr="00AF3ED1" w:rsidRDefault="00DB3439" w:rsidP="00DB3439">
      <w:pPr>
        <w:pStyle w:val="p2"/>
        <w:rPr>
          <w:rFonts w:ascii="Century Gothic" w:hAnsi="Century Gothic"/>
          <w:sz w:val="28"/>
          <w:szCs w:val="28"/>
        </w:rPr>
      </w:pPr>
    </w:p>
    <w:p w14:paraId="484D546A" w14:textId="3ADC3F26"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turn</w:t>
      </w:r>
      <w:r w:rsidR="004330EA">
        <w:rPr>
          <w:rFonts w:ascii="Century Gothic" w:hAnsi="Century Gothic"/>
          <w:sz w:val="28"/>
          <w:szCs w:val="28"/>
        </w:rPr>
        <w:t>s</w:t>
      </w:r>
      <w:r w:rsidRPr="00AF3ED1">
        <w:rPr>
          <w:rFonts w:ascii="Century Gothic" w:hAnsi="Century Gothic"/>
          <w:sz w:val="28"/>
          <w:szCs w:val="28"/>
        </w:rPr>
        <w:t xml:space="preserve"> her head toward the door, her gaze landing on Chen Yiming.</w:t>
      </w:r>
    </w:p>
    <w:p w14:paraId="59AC33FC"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At the same time, Chen Yiming’s eyes met hers.</w:t>
      </w:r>
    </w:p>
    <w:p w14:paraId="3E531D58" w14:textId="77777777" w:rsidR="00DB3439" w:rsidRPr="00AF3ED1" w:rsidRDefault="00DB3439" w:rsidP="00DB3439">
      <w:pPr>
        <w:pStyle w:val="p2"/>
        <w:rPr>
          <w:rFonts w:ascii="Century Gothic" w:hAnsi="Century Gothic"/>
          <w:sz w:val="28"/>
          <w:szCs w:val="28"/>
        </w:rPr>
      </w:pPr>
    </w:p>
    <w:p w14:paraId="159987CC"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[The scene freezes momentarily.]</w:t>
      </w:r>
    </w:p>
    <w:p w14:paraId="3DFB53E2"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(The camera slowly zooms in on Du Xinyi’s expression.)</w:t>
      </w:r>
    </w:p>
    <w:p w14:paraId="6DCDD679"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(An indescribable wave of emotion surged in both their hearts, as if reliving the tremors of a long-lost yesterday.)</w:t>
      </w:r>
    </w:p>
    <w:p w14:paraId="0CA9C3D7" w14:textId="77777777" w:rsidR="00DB3439" w:rsidRPr="00AF3ED1" w:rsidRDefault="00DB3439" w:rsidP="00DB3439">
      <w:pPr>
        <w:pStyle w:val="p2"/>
        <w:rPr>
          <w:rFonts w:ascii="Century Gothic" w:hAnsi="Century Gothic"/>
          <w:sz w:val="28"/>
          <w:szCs w:val="28"/>
        </w:rPr>
      </w:pPr>
    </w:p>
    <w:p w14:paraId="67CAC786"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 masking his emotions, greeted calmly:</w:t>
      </w:r>
    </w:p>
    <w:p w14:paraId="69555743"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0A01A1A6" w14:textId="77777777" w:rsidR="00DB3439" w:rsidRPr="00AF3ED1" w:rsidRDefault="00DB3439" w:rsidP="00DB3439">
      <w:pPr>
        <w:pStyle w:val="p2"/>
        <w:rPr>
          <w:rFonts w:ascii="Century Gothic" w:hAnsi="Century Gothic"/>
          <w:sz w:val="28"/>
          <w:szCs w:val="28"/>
        </w:rPr>
      </w:pPr>
    </w:p>
    <w:p w14:paraId="7BA31DE4"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stared at him in disbelief. Slowly and awkwardly, they moved closer to one another.</w:t>
      </w:r>
    </w:p>
    <w:p w14:paraId="3BBEA3B2" w14:textId="77777777" w:rsidR="00DB3439" w:rsidRPr="00AF3ED1" w:rsidRDefault="00DB3439" w:rsidP="00DB3439">
      <w:pPr>
        <w:pStyle w:val="p2"/>
        <w:rPr>
          <w:rFonts w:ascii="Century Gothic" w:hAnsi="Century Gothic"/>
          <w:sz w:val="28"/>
          <w:szCs w:val="28"/>
        </w:rPr>
      </w:pPr>
    </w:p>
    <w:p w14:paraId="1B9AC4D9"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To break the tension, Du Xinyi said:</w:t>
      </w:r>
    </w:p>
    <w:p w14:paraId="1B7E82DD"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“How many years has it been?”</w:t>
      </w:r>
    </w:p>
    <w:p w14:paraId="5F6F1D71" w14:textId="77777777" w:rsidR="00DB3439" w:rsidRPr="00AF3ED1" w:rsidRDefault="00DB3439" w:rsidP="00DB3439">
      <w:pPr>
        <w:pStyle w:val="p2"/>
        <w:rPr>
          <w:rFonts w:ascii="Century Gothic" w:hAnsi="Century Gothic"/>
          <w:sz w:val="28"/>
          <w:szCs w:val="28"/>
        </w:rPr>
      </w:pPr>
    </w:p>
    <w:p w14:paraId="44C96AFE" w14:textId="6B857E8D"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lastRenderedPageBreak/>
        <w:t>The shop assistant, noticing their familiarity, turn</w:t>
      </w:r>
      <w:r w:rsidR="004330EA">
        <w:rPr>
          <w:rFonts w:ascii="Century Gothic" w:hAnsi="Century Gothic"/>
          <w:sz w:val="28"/>
          <w:szCs w:val="28"/>
        </w:rPr>
        <w:t>s</w:t>
      </w:r>
      <w:r w:rsidRPr="00AF3ED1">
        <w:rPr>
          <w:rFonts w:ascii="Century Gothic" w:hAnsi="Century Gothic"/>
          <w:sz w:val="28"/>
          <w:szCs w:val="28"/>
        </w:rPr>
        <w:t xml:space="preserve"> to pour a glass of water for Chen Yiming.</w:t>
      </w:r>
    </w:p>
    <w:p w14:paraId="7E1A5E2C" w14:textId="77777777" w:rsidR="00DB3439" w:rsidRPr="00AF3ED1" w:rsidRDefault="00DB3439" w:rsidP="00DB3439">
      <w:pPr>
        <w:pStyle w:val="p2"/>
        <w:rPr>
          <w:rFonts w:ascii="Century Gothic" w:hAnsi="Century Gothic"/>
          <w:sz w:val="28"/>
          <w:szCs w:val="28"/>
        </w:rPr>
      </w:pPr>
    </w:p>
    <w:p w14:paraId="549BBE43"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led Chen Yiming to the seating area.</w:t>
      </w:r>
    </w:p>
    <w:p w14:paraId="75DEE8FA" w14:textId="77777777" w:rsidR="00DB3439" w:rsidRPr="00AF3ED1" w:rsidRDefault="00DB3439" w:rsidP="00DB3439">
      <w:pPr>
        <w:pStyle w:val="p2"/>
        <w:rPr>
          <w:rFonts w:ascii="Century Gothic" w:hAnsi="Century Gothic"/>
          <w:sz w:val="28"/>
          <w:szCs w:val="28"/>
        </w:rPr>
      </w:pPr>
    </w:p>
    <w:p w14:paraId="039CBA75"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2EA9C2BE"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“It’s been more than ten years, and now you’re a business owner. You haven’t changed at all.”</w:t>
      </w:r>
    </w:p>
    <w:p w14:paraId="41A0BB41" w14:textId="77777777" w:rsidR="00DB3439" w:rsidRPr="00AF3ED1" w:rsidRDefault="00DB3439" w:rsidP="00DB3439">
      <w:pPr>
        <w:pStyle w:val="p2"/>
        <w:rPr>
          <w:rFonts w:ascii="Century Gothic" w:hAnsi="Century Gothic"/>
          <w:sz w:val="28"/>
          <w:szCs w:val="28"/>
        </w:rPr>
      </w:pPr>
    </w:p>
    <w:p w14:paraId="4E3C8A59"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03945B17"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“I’m already a mom, and you think I haven’t changed?” (The shop assistant brought over a cup of tea.)</w:t>
      </w:r>
    </w:p>
    <w:p w14:paraId="6D774444" w14:textId="77777777" w:rsidR="00DB3439" w:rsidRPr="00AF3ED1" w:rsidRDefault="00DB3439" w:rsidP="00DB3439">
      <w:pPr>
        <w:pStyle w:val="p2"/>
        <w:rPr>
          <w:rFonts w:ascii="Century Gothic" w:hAnsi="Century Gothic"/>
          <w:sz w:val="28"/>
          <w:szCs w:val="28"/>
        </w:rPr>
      </w:pPr>
    </w:p>
    <w:p w14:paraId="1382C66A" w14:textId="0E7DF6E8"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Yiming’s gaze f</w:t>
      </w:r>
      <w:r w:rsidR="004330EA">
        <w:rPr>
          <w:rFonts w:ascii="Century Gothic" w:hAnsi="Century Gothic"/>
          <w:sz w:val="28"/>
          <w:szCs w:val="28"/>
        </w:rPr>
        <w:t>alls</w:t>
      </w:r>
      <w:r w:rsidRPr="00AF3ED1">
        <w:rPr>
          <w:rFonts w:ascii="Century Gothic" w:hAnsi="Century Gothic"/>
          <w:sz w:val="28"/>
          <w:szCs w:val="28"/>
        </w:rPr>
        <w:t>l on the ring on Du Xinyi’s finger.</w:t>
      </w:r>
    </w:p>
    <w:p w14:paraId="1B027E97" w14:textId="77777777" w:rsidR="00DB3439" w:rsidRPr="00AF3ED1" w:rsidRDefault="00DB3439" w:rsidP="00DB3439">
      <w:pPr>
        <w:pStyle w:val="p2"/>
        <w:rPr>
          <w:rFonts w:ascii="Century Gothic" w:hAnsi="Century Gothic"/>
          <w:sz w:val="28"/>
          <w:szCs w:val="28"/>
        </w:rPr>
      </w:pPr>
    </w:p>
    <w:p w14:paraId="49BF3588" w14:textId="7AB523CC"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 xml:space="preserve">Du Xinyi </w:t>
      </w:r>
      <w:r w:rsidR="004330EA">
        <w:rPr>
          <w:rFonts w:ascii="Century Gothic" w:hAnsi="Century Gothic"/>
          <w:sz w:val="28"/>
          <w:szCs w:val="28"/>
        </w:rPr>
        <w:t>takes</w:t>
      </w:r>
      <w:r w:rsidRPr="00AF3ED1">
        <w:rPr>
          <w:rFonts w:ascii="Century Gothic" w:hAnsi="Century Gothic"/>
          <w:sz w:val="28"/>
          <w:szCs w:val="28"/>
        </w:rPr>
        <w:t xml:space="preserve"> the cup and invite</w:t>
      </w:r>
      <w:r w:rsidR="004330EA">
        <w:rPr>
          <w:rFonts w:ascii="Century Gothic" w:hAnsi="Century Gothic"/>
          <w:sz w:val="28"/>
          <w:szCs w:val="28"/>
        </w:rPr>
        <w:t>s</w:t>
      </w:r>
      <w:r w:rsidRPr="00AF3ED1">
        <w:rPr>
          <w:rFonts w:ascii="Century Gothic" w:hAnsi="Century Gothic"/>
          <w:sz w:val="28"/>
          <w:szCs w:val="28"/>
        </w:rPr>
        <w:t xml:space="preserve"> Chen Yiming to sit.</w:t>
      </w:r>
    </w:p>
    <w:p w14:paraId="4775719B" w14:textId="77777777" w:rsidR="00DB3439" w:rsidRPr="00AF3ED1" w:rsidRDefault="00DB3439" w:rsidP="00DB3439">
      <w:pPr>
        <w:pStyle w:val="p2"/>
        <w:rPr>
          <w:rFonts w:ascii="Century Gothic" w:hAnsi="Century Gothic"/>
          <w:sz w:val="28"/>
          <w:szCs w:val="28"/>
        </w:rPr>
      </w:pPr>
    </w:p>
    <w:p w14:paraId="7F9420EB"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70BFE0DD"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“How old is your child?”</w:t>
      </w:r>
    </w:p>
    <w:p w14:paraId="0C22641E" w14:textId="77777777" w:rsidR="00DB3439" w:rsidRPr="00AF3ED1" w:rsidRDefault="00DB3439" w:rsidP="00DB3439">
      <w:pPr>
        <w:pStyle w:val="p2"/>
        <w:rPr>
          <w:rFonts w:ascii="Century Gothic" w:hAnsi="Century Gothic"/>
          <w:sz w:val="28"/>
          <w:szCs w:val="28"/>
        </w:rPr>
      </w:pPr>
    </w:p>
    <w:p w14:paraId="1E6780AF"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03C06C61"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“How did you know I have a child?”</w:t>
      </w:r>
    </w:p>
    <w:p w14:paraId="080A7E90" w14:textId="77777777" w:rsidR="00DB3439" w:rsidRPr="00AF3ED1" w:rsidRDefault="00DB3439" w:rsidP="00DB3439">
      <w:pPr>
        <w:pStyle w:val="p2"/>
        <w:rPr>
          <w:rFonts w:ascii="Century Gothic" w:hAnsi="Century Gothic"/>
          <w:sz w:val="28"/>
          <w:szCs w:val="28"/>
        </w:rPr>
      </w:pPr>
    </w:p>
    <w:p w14:paraId="15A60C11"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40C5FEFE" w14:textId="122B499D"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“I heard.”</w:t>
      </w:r>
    </w:p>
    <w:p w14:paraId="06D41BE3"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02530E2B" w14:textId="21B3D34B"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“Eight years old. And yours?”</w:t>
      </w:r>
    </w:p>
    <w:p w14:paraId="47533D6B"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37FD521E" w14:textId="0ABDB420"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“No kids yet.”</w:t>
      </w:r>
    </w:p>
    <w:p w14:paraId="0C4419AD"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(smiling):</w:t>
      </w:r>
    </w:p>
    <w:p w14:paraId="41B44F80" w14:textId="2AB3D4DE"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“Outstanding people have kids later. You should hurry up!”</w:t>
      </w:r>
    </w:p>
    <w:p w14:paraId="5A08EA59" w14:textId="15E1FA31"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Chen Yiming sa</w:t>
      </w:r>
      <w:r w:rsidR="004330EA">
        <w:rPr>
          <w:rFonts w:ascii="Century Gothic" w:hAnsi="Century Gothic"/>
          <w:sz w:val="28"/>
          <w:szCs w:val="28"/>
        </w:rPr>
        <w:t>ys</w:t>
      </w:r>
      <w:r w:rsidRPr="00AF3ED1">
        <w:rPr>
          <w:rFonts w:ascii="Century Gothic" w:hAnsi="Century Gothic"/>
          <w:sz w:val="28"/>
          <w:szCs w:val="28"/>
        </w:rPr>
        <w:t xml:space="preserve"> nothing.</w:t>
      </w:r>
    </w:p>
    <w:p w14:paraId="36162A04" w14:textId="1EC619D4"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He walk</w:t>
      </w:r>
      <w:r w:rsidR="004330EA">
        <w:rPr>
          <w:rFonts w:ascii="Century Gothic" w:hAnsi="Century Gothic"/>
          <w:sz w:val="28"/>
          <w:szCs w:val="28"/>
        </w:rPr>
        <w:t>s</w:t>
      </w:r>
      <w:r w:rsidRPr="00AF3ED1">
        <w:rPr>
          <w:rFonts w:ascii="Century Gothic" w:hAnsi="Century Gothic"/>
          <w:sz w:val="28"/>
          <w:szCs w:val="28"/>
        </w:rPr>
        <w:t xml:space="preserve"> over to the painting he had admired earlier.</w:t>
      </w:r>
    </w:p>
    <w:p w14:paraId="0B569E38"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 (following him):</w:t>
      </w:r>
    </w:p>
    <w:p w14:paraId="4DFEDD70" w14:textId="30D9ADB6"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“Whose painting is this?”</w:t>
      </w:r>
    </w:p>
    <w:p w14:paraId="4581DF9D"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32B66041" w14:textId="29E9F4D6"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“A student from Sichuan Fine Arts Institute. The kid has real talent.”</w:t>
      </w:r>
    </w:p>
    <w:p w14:paraId="19977D00"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04D896DD" w14:textId="0F6287CB"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“Very academic, with hints of Russian Impressionism.”</w:t>
      </w:r>
    </w:p>
    <w:p w14:paraId="04205FE0"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5CB61278" w14:textId="52002640"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“Your taste hasn’t changed after all these years.”</w:t>
      </w:r>
    </w:p>
    <w:p w14:paraId="4FEF7E01"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 (teasing):</w:t>
      </w:r>
    </w:p>
    <w:p w14:paraId="7145316A" w14:textId="6AC8453B"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lastRenderedPageBreak/>
        <w:t>“It’s thanks to your influence, Teacher Du.” (Pausing for a moment) “My love for Impressionism is entirely your doing!”</w:t>
      </w:r>
    </w:p>
    <w:p w14:paraId="4FDE1FDE" w14:textId="2813F4B3"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 xml:space="preserve">At that moment, the assistant </w:t>
      </w:r>
      <w:r w:rsidR="004330EA">
        <w:rPr>
          <w:rFonts w:ascii="Century Gothic" w:hAnsi="Century Gothic"/>
          <w:sz w:val="28"/>
          <w:szCs w:val="28"/>
        </w:rPr>
        <w:t>brings</w:t>
      </w:r>
      <w:r w:rsidRPr="00AF3ED1">
        <w:rPr>
          <w:rFonts w:ascii="Century Gothic" w:hAnsi="Century Gothic"/>
          <w:sz w:val="28"/>
          <w:szCs w:val="28"/>
        </w:rPr>
        <w:t xml:space="preserve"> out other works by the same artist from the storeroom. Chen Yiming examin</w:t>
      </w:r>
      <w:r w:rsidR="004330EA">
        <w:rPr>
          <w:rFonts w:ascii="Century Gothic" w:hAnsi="Century Gothic"/>
          <w:sz w:val="28"/>
          <w:szCs w:val="28"/>
        </w:rPr>
        <w:t>es</w:t>
      </w:r>
      <w:r w:rsidRPr="00AF3ED1">
        <w:rPr>
          <w:rFonts w:ascii="Century Gothic" w:hAnsi="Century Gothic"/>
          <w:sz w:val="28"/>
          <w:szCs w:val="28"/>
        </w:rPr>
        <w:t xml:space="preserve"> them intently. Both he and Du Xinyi seem slightly off in their reactions but sa</w:t>
      </w:r>
      <w:r w:rsidR="004330EA">
        <w:rPr>
          <w:rFonts w:ascii="Century Gothic" w:hAnsi="Century Gothic"/>
          <w:sz w:val="28"/>
          <w:szCs w:val="28"/>
        </w:rPr>
        <w:t>y</w:t>
      </w:r>
      <w:r w:rsidRPr="00AF3ED1">
        <w:rPr>
          <w:rFonts w:ascii="Century Gothic" w:hAnsi="Century Gothic"/>
          <w:sz w:val="28"/>
          <w:szCs w:val="28"/>
        </w:rPr>
        <w:t xml:space="preserve"> nothing, understanding each other silently.</w:t>
      </w:r>
    </w:p>
    <w:p w14:paraId="17797499"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6681DB23" w14:textId="5E0CB1F5"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“I’ll take all of these.”</w:t>
      </w:r>
      <w:r w:rsidR="004330EA">
        <w:rPr>
          <w:rFonts w:ascii="Century Gothic" w:hAnsi="Century Gothic"/>
          <w:sz w:val="28"/>
          <w:szCs w:val="28"/>
        </w:rPr>
        <w:t>s</w:t>
      </w:r>
    </w:p>
    <w:p w14:paraId="1EC0AEC0"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5A25A6DE" w14:textId="209F31B3"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“That one on the wall you liked so much—consider it a gift.”</w:t>
      </w:r>
    </w:p>
    <w:p w14:paraId="717F84D6"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67A0728F" w14:textId="16425C1F"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“Wouldn’t that be stealing from the owner?”</w:t>
      </w:r>
    </w:p>
    <w:p w14:paraId="1157B3D1"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6B147185" w14:textId="0AD4DEAB"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“Old classmates don’t talk like that. These paintings are part of a set, and they look better together.”</w:t>
      </w:r>
    </w:p>
    <w:p w14:paraId="52AB71A6" w14:textId="36B40DAC"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She walk</w:t>
      </w:r>
      <w:r w:rsidR="004330EA">
        <w:rPr>
          <w:rFonts w:ascii="Century Gothic" w:hAnsi="Century Gothic"/>
          <w:sz w:val="28"/>
          <w:szCs w:val="28"/>
        </w:rPr>
        <w:t>s</w:t>
      </w:r>
      <w:r w:rsidRPr="00AF3ED1">
        <w:rPr>
          <w:rFonts w:ascii="Century Gothic" w:hAnsi="Century Gothic"/>
          <w:sz w:val="28"/>
          <w:szCs w:val="28"/>
        </w:rPr>
        <w:t xml:space="preserve"> him to the gallery door.</w:t>
      </w:r>
    </w:p>
    <w:p w14:paraId="1633D35C"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Du Xinyi:</w:t>
      </w:r>
    </w:p>
    <w:p w14:paraId="02F2A61B" w14:textId="347D519B" w:rsidR="00DB3439" w:rsidRPr="00AF3ED1" w:rsidRDefault="00DB3439" w:rsidP="004330EA">
      <w:pPr>
        <w:pStyle w:val="p1"/>
        <w:rPr>
          <w:rFonts w:ascii="Century Gothic" w:hAnsi="Century Gothic"/>
          <w:sz w:val="28"/>
          <w:szCs w:val="28"/>
        </w:rPr>
      </w:pPr>
      <w:r w:rsidRPr="00AF3ED1">
        <w:rPr>
          <w:rFonts w:ascii="Century Gothic" w:hAnsi="Century Gothic"/>
          <w:sz w:val="28"/>
          <w:szCs w:val="28"/>
        </w:rPr>
        <w:t>“Why don’t you stay a bit longer?”</w:t>
      </w:r>
    </w:p>
    <w:p w14:paraId="31DB1860"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Chen Yiming:</w:t>
      </w:r>
    </w:p>
    <w:p w14:paraId="3D42E80E" w14:textId="77777777" w:rsidR="00DB3439" w:rsidRPr="00AF3ED1" w:rsidRDefault="00DB3439" w:rsidP="00DB3439">
      <w:pPr>
        <w:pStyle w:val="p1"/>
        <w:rPr>
          <w:rFonts w:ascii="Century Gothic" w:hAnsi="Century Gothic"/>
          <w:sz w:val="28"/>
          <w:szCs w:val="28"/>
        </w:rPr>
      </w:pPr>
      <w:r w:rsidRPr="00AF3ED1">
        <w:rPr>
          <w:rFonts w:ascii="Century Gothic" w:hAnsi="Century Gothic"/>
          <w:sz w:val="28"/>
          <w:szCs w:val="28"/>
        </w:rPr>
        <w:t>“I’ve got something else to do today. I’ll be in Shanghai for a few more days. Let’s grab a meal another day.”</w:t>
      </w:r>
    </w:p>
    <w:p w14:paraId="49057397" w14:textId="77777777" w:rsidR="00C510E7" w:rsidRPr="00AF3ED1" w:rsidRDefault="00C510E7">
      <w:pPr>
        <w:kinsoku/>
        <w:rPr>
          <w:rFonts w:ascii="Century Gothic" w:eastAsia="SimSun" w:hAnsi="Century Gothic" w:cs="SimSun"/>
          <w:sz w:val="28"/>
          <w:szCs w:val="28"/>
          <w:lang w:eastAsia="zh-CN"/>
        </w:rPr>
      </w:pPr>
    </w:p>
    <w:p w14:paraId="7130316F"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9"/>
        <w:gridCol w:w="3311"/>
        <w:gridCol w:w="4790"/>
      </w:tblGrid>
      <w:tr w:rsidR="00C510E7" w:rsidRPr="00AF3ED1" w14:paraId="025869D7" w14:textId="77777777">
        <w:trPr>
          <w:trHeight w:val="631"/>
        </w:trPr>
        <w:tc>
          <w:tcPr>
            <w:tcW w:w="1479" w:type="dxa"/>
            <w:tcBorders>
              <w:right w:val="nil"/>
            </w:tcBorders>
          </w:tcPr>
          <w:p w14:paraId="60E55766" w14:textId="35B68F39" w:rsidR="00C510E7" w:rsidRPr="00AF3ED1" w:rsidRDefault="00E57E6D">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lastRenderedPageBreak/>
              <w:t>Scene 17</w:t>
            </w:r>
          </w:p>
        </w:tc>
        <w:tc>
          <w:tcPr>
            <w:tcW w:w="3311" w:type="dxa"/>
            <w:tcBorders>
              <w:left w:val="nil"/>
            </w:tcBorders>
          </w:tcPr>
          <w:p w14:paraId="609F4D60" w14:textId="77777777" w:rsidR="00E57E6D" w:rsidRPr="00AF3ED1" w:rsidRDefault="00E57E6D" w:rsidP="00E57E6D">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Shanghai Bund</w:t>
            </w:r>
          </w:p>
          <w:p w14:paraId="5956C96E" w14:textId="5A684FDD" w:rsidR="00C510E7" w:rsidRPr="00AF3ED1" w:rsidRDefault="00C510E7">
            <w:pPr>
              <w:kinsoku/>
              <w:rPr>
                <w:rFonts w:ascii="Century Gothic" w:eastAsia="SimSun" w:hAnsi="Century Gothic" w:cs="SimSun"/>
                <w:sz w:val="28"/>
                <w:szCs w:val="28"/>
              </w:rPr>
            </w:pPr>
          </w:p>
        </w:tc>
        <w:tc>
          <w:tcPr>
            <w:tcW w:w="4790" w:type="dxa"/>
          </w:tcPr>
          <w:p w14:paraId="717A77F2" w14:textId="3F2A0207" w:rsidR="00C510E7" w:rsidRPr="00AF3ED1" w:rsidRDefault="00903E5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18:00 </w:t>
            </w:r>
          </w:p>
        </w:tc>
      </w:tr>
      <w:tr w:rsidR="00C510E7" w:rsidRPr="00AF3ED1" w14:paraId="14C903E6" w14:textId="77777777">
        <w:trPr>
          <w:trHeight w:val="631"/>
        </w:trPr>
        <w:tc>
          <w:tcPr>
            <w:tcW w:w="1479" w:type="dxa"/>
            <w:tcBorders>
              <w:right w:val="nil"/>
            </w:tcBorders>
          </w:tcPr>
          <w:p w14:paraId="14E11860" w14:textId="0FC0EED2" w:rsidR="00C510E7" w:rsidRPr="00AF3ED1" w:rsidRDefault="00E57E6D">
            <w:pPr>
              <w:kinsoku/>
              <w:rPr>
                <w:rFonts w:ascii="Century Gothic" w:eastAsia="SimSun" w:hAnsi="Century Gothic" w:cs="SimSun"/>
                <w:sz w:val="28"/>
                <w:szCs w:val="28"/>
              </w:rPr>
            </w:pPr>
            <w:r w:rsidRPr="00AF3ED1">
              <w:rPr>
                <w:rFonts w:ascii="Century Gothic" w:eastAsia="SimSun" w:hAnsi="Century Gothic" w:cs="SimSun"/>
                <w:sz w:val="28"/>
                <w:szCs w:val="28"/>
              </w:rPr>
              <w:t xml:space="preserve">Character: </w:t>
            </w:r>
          </w:p>
        </w:tc>
        <w:tc>
          <w:tcPr>
            <w:tcW w:w="3311" w:type="dxa"/>
            <w:tcBorders>
              <w:left w:val="nil"/>
            </w:tcBorders>
          </w:tcPr>
          <w:p w14:paraId="1A70E85B" w14:textId="25DAB9EA" w:rsidR="00C510E7" w:rsidRPr="00AF3ED1" w:rsidRDefault="00E57E6D">
            <w:pPr>
              <w:kinsoku/>
              <w:rPr>
                <w:rFonts w:ascii="Century Gothic" w:eastAsia="SimSun" w:hAnsi="Century Gothic" w:cs="SimSun"/>
                <w:sz w:val="28"/>
                <w:szCs w:val="28"/>
              </w:rPr>
            </w:pPr>
            <w:r w:rsidRPr="00AF3ED1">
              <w:rPr>
                <w:rFonts w:ascii="Century Gothic" w:eastAsia="SimSun" w:hAnsi="Century Gothic" w:cs="SimSun"/>
                <w:sz w:val="28"/>
                <w:szCs w:val="28"/>
              </w:rPr>
              <w:t xml:space="preserve">Chen </w:t>
            </w:r>
            <w:r w:rsidR="00AF3ED1">
              <w:rPr>
                <w:rFonts w:ascii="Century Gothic" w:eastAsia="SimSun" w:hAnsi="Century Gothic" w:cs="SimSun"/>
                <w:sz w:val="28"/>
                <w:szCs w:val="28"/>
              </w:rPr>
              <w:t>Yiming</w:t>
            </w:r>
            <w:r w:rsidRPr="00AF3ED1">
              <w:rPr>
                <w:rFonts w:ascii="Century Gothic" w:eastAsia="SimSun" w:hAnsi="Century Gothic" w:cs="SimSun"/>
                <w:sz w:val="28"/>
                <w:szCs w:val="28"/>
              </w:rPr>
              <w:t>/Background Actors</w:t>
            </w:r>
          </w:p>
        </w:tc>
        <w:tc>
          <w:tcPr>
            <w:tcW w:w="4790" w:type="dxa"/>
          </w:tcPr>
          <w:p w14:paraId="019931CA" w14:textId="062BE694" w:rsidR="00903E5C" w:rsidRPr="00AF3ED1" w:rsidRDefault="00E57E6D"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903E5C" w:rsidRPr="00AF3ED1">
              <w:rPr>
                <w:rFonts w:ascii="Century Gothic" w:eastAsia="SimSun" w:hAnsi="Century Gothic" w:cs="SimSun"/>
                <w:sz w:val="28"/>
                <w:szCs w:val="28"/>
              </w:rPr>
              <w:t xml:space="preserve">: </w:t>
            </w:r>
            <w:r w:rsidR="00903E5C" w:rsidRPr="00AF3ED1">
              <w:rPr>
                <w:rFonts w:ascii="Century Gothic" w:eastAsia="SimSun" w:hAnsi="Century Gothic" w:cs="SimSun"/>
                <w:sz w:val="28"/>
                <w:szCs w:val="28"/>
                <w:lang w:val="en-DE"/>
              </w:rPr>
              <w:t>At sunset, during twilight</w:t>
            </w:r>
          </w:p>
          <w:p w14:paraId="788EAE7E" w14:textId="6D17B512" w:rsidR="00C510E7" w:rsidRPr="00AF3ED1" w:rsidRDefault="00C510E7">
            <w:pPr>
              <w:kinsoku/>
              <w:rPr>
                <w:rFonts w:ascii="Century Gothic" w:eastAsia="SimSun" w:hAnsi="Century Gothic" w:cs="SimSun"/>
                <w:sz w:val="28"/>
                <w:szCs w:val="28"/>
              </w:rPr>
            </w:pPr>
          </w:p>
        </w:tc>
      </w:tr>
    </w:tbl>
    <w:p w14:paraId="7EA74639" w14:textId="77777777" w:rsidR="00C510E7" w:rsidRPr="00AF3ED1" w:rsidRDefault="00C510E7">
      <w:pPr>
        <w:kinsoku/>
        <w:rPr>
          <w:rFonts w:ascii="Century Gothic" w:eastAsia="SimSun" w:hAnsi="Century Gothic" w:cs="SimSun"/>
          <w:sz w:val="28"/>
          <w:szCs w:val="28"/>
        </w:rPr>
      </w:pPr>
    </w:p>
    <w:p w14:paraId="28FC6301"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ambria Math" w:eastAsia="SimSun" w:hAnsi="Cambria Math" w:cs="Cambria Math"/>
          <w:sz w:val="28"/>
          <w:szCs w:val="28"/>
          <w:lang w:val="en-DE" w:eastAsia="zh-CN"/>
        </w:rPr>
        <w:t>△</w:t>
      </w:r>
      <w:r w:rsidRPr="00903E5C">
        <w:rPr>
          <w:rFonts w:ascii="Century Gothic" w:eastAsia="SimSun" w:hAnsi="Century Gothic" w:cs="SimSun"/>
          <w:sz w:val="28"/>
          <w:szCs w:val="28"/>
          <w:lang w:val="en-DE" w:eastAsia="zh-CN"/>
        </w:rPr>
        <w:t xml:space="preserve"> Chen Yiming walks alone on the street under the French parasol trees of Shanghai in the autumn, with the evening lights and shadows of people casting a melancholic scene. (Back view)</w:t>
      </w:r>
    </w:p>
    <w:p w14:paraId="756EEF1B"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ambria Math" w:eastAsia="SimSun" w:hAnsi="Cambria Math" w:cs="Cambria Math"/>
          <w:sz w:val="28"/>
          <w:szCs w:val="28"/>
          <w:lang w:val="en-DE" w:eastAsia="zh-CN"/>
        </w:rPr>
        <w:t>△</w:t>
      </w:r>
      <w:r w:rsidRPr="00903E5C">
        <w:rPr>
          <w:rFonts w:ascii="Century Gothic" w:eastAsia="SimSun" w:hAnsi="Century Gothic" w:cs="SimSun"/>
          <w:sz w:val="28"/>
          <w:szCs w:val="28"/>
          <w:lang w:val="en-DE" w:eastAsia="zh-CN"/>
        </w:rPr>
        <w:t xml:space="preserve"> Chen Yiming blends into the crowd, his expression heavy and thoughtful.</w:t>
      </w:r>
    </w:p>
    <w:p w14:paraId="3BD7E588"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ambria Math" w:eastAsia="SimSun" w:hAnsi="Cambria Math" w:cs="Cambria Math"/>
          <w:sz w:val="28"/>
          <w:szCs w:val="28"/>
          <w:lang w:val="en-DE" w:eastAsia="zh-CN"/>
        </w:rPr>
        <w:t>△</w:t>
      </w:r>
      <w:r w:rsidRPr="00903E5C">
        <w:rPr>
          <w:rFonts w:ascii="Century Gothic" w:eastAsia="SimSun" w:hAnsi="Century Gothic" w:cs="SimSun"/>
          <w:sz w:val="28"/>
          <w:szCs w:val="28"/>
          <w:lang w:val="en-DE" w:eastAsia="zh-CN"/>
        </w:rPr>
        <w:t xml:space="preserve"> Chen Yiming leans on the railing of the Bund, gazing at the scenery across the river.</w:t>
      </w:r>
    </w:p>
    <w:p w14:paraId="648D5C82"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ambria Math" w:eastAsia="SimSun" w:hAnsi="Cambria Math" w:cs="Cambria Math"/>
          <w:sz w:val="28"/>
          <w:szCs w:val="28"/>
          <w:lang w:val="en-DE" w:eastAsia="zh-CN"/>
        </w:rPr>
        <w:t>△</w:t>
      </w:r>
      <w:r w:rsidRPr="00903E5C">
        <w:rPr>
          <w:rFonts w:ascii="Century Gothic" w:eastAsia="SimSun" w:hAnsi="Century Gothic" w:cs="SimSun"/>
          <w:sz w:val="28"/>
          <w:szCs w:val="28"/>
          <w:lang w:val="en-DE" w:eastAsia="zh-CN"/>
        </w:rPr>
        <w:t xml:space="preserve"> Chen Yiming watches a couple in love, with light spots falling on their balloons, his face filled with solitude.</w:t>
      </w:r>
    </w:p>
    <w:p w14:paraId="3C66664A" w14:textId="77777777" w:rsidR="00903E5C" w:rsidRPr="00AF3ED1" w:rsidRDefault="00903E5C" w:rsidP="00903E5C">
      <w:pPr>
        <w:kinsoku/>
        <w:rPr>
          <w:rFonts w:ascii="Century Gothic" w:eastAsia="SimSun" w:hAnsi="Century Gothic" w:cs="SimSun"/>
          <w:sz w:val="28"/>
          <w:szCs w:val="28"/>
          <w:lang w:val="en-DE" w:eastAsia="zh-CN"/>
        </w:rPr>
      </w:pPr>
    </w:p>
    <w:p w14:paraId="05E4BF19" w14:textId="77777777" w:rsidR="00903E5C" w:rsidRPr="00AF3ED1" w:rsidRDefault="00903E5C" w:rsidP="00903E5C">
      <w:pPr>
        <w:kinsoku/>
        <w:rPr>
          <w:rFonts w:ascii="Century Gothic" w:eastAsia="SimSun" w:hAnsi="Century Gothic" w:cs="SimSun"/>
          <w:sz w:val="28"/>
          <w:szCs w:val="28"/>
          <w:lang w:eastAsia="zh-CN"/>
        </w:rPr>
      </w:pPr>
    </w:p>
    <w:p w14:paraId="0DCD6245"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5BBF44A" w14:textId="77777777">
        <w:trPr>
          <w:trHeight w:val="631"/>
        </w:trPr>
        <w:tc>
          <w:tcPr>
            <w:tcW w:w="4790" w:type="dxa"/>
          </w:tcPr>
          <w:p w14:paraId="544044EE" w14:textId="77777777" w:rsidR="00903E5C" w:rsidRPr="00AF3ED1" w:rsidRDefault="00903E5C"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18</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Family</w:t>
            </w:r>
          </w:p>
          <w:p w14:paraId="1B3FA24C" w14:textId="40A143B0" w:rsidR="00C510E7" w:rsidRPr="00AF3ED1" w:rsidRDefault="00C510E7">
            <w:pPr>
              <w:kinsoku/>
              <w:rPr>
                <w:rFonts w:ascii="Century Gothic" w:eastAsia="SimSun" w:hAnsi="Century Gothic" w:cs="SimSun"/>
                <w:sz w:val="28"/>
                <w:szCs w:val="28"/>
                <w:lang w:val="en-DE"/>
              </w:rPr>
            </w:pPr>
          </w:p>
        </w:tc>
        <w:tc>
          <w:tcPr>
            <w:tcW w:w="4790" w:type="dxa"/>
          </w:tcPr>
          <w:p w14:paraId="7341FE0B" w14:textId="77777777" w:rsidR="00C510E7" w:rsidRPr="00AF3ED1" w:rsidRDefault="00000000">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时间</w:t>
            </w:r>
            <w:proofErr w:type="spellEnd"/>
            <w:r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w:t>
            </w:r>
            <w:ins w:id="11" w:author="JOJO.LEE" w:date="2024-04-27T15:40:00Z">
              <w:r w:rsidRPr="00AF3ED1">
                <w:rPr>
                  <w:rFonts w:ascii="Century Gothic" w:eastAsia="SimSun" w:hAnsi="Century Gothic" w:cs="SimSun"/>
                  <w:sz w:val="28"/>
                  <w:szCs w:val="28"/>
                  <w:lang w:eastAsia="zh-CN"/>
                </w:rPr>
                <w:t>晚上</w:t>
              </w:r>
            </w:ins>
            <w:r w:rsidRPr="00AF3ED1">
              <w:rPr>
                <w:rFonts w:ascii="Century Gothic" w:eastAsia="SimSun" w:hAnsi="Century Gothic" w:cs="SimSun"/>
                <w:sz w:val="28"/>
                <w:szCs w:val="28"/>
              </w:rPr>
              <w:t xml:space="preserve">21:00 </w:t>
            </w:r>
            <w:proofErr w:type="spellStart"/>
            <w:r w:rsidRPr="00AF3ED1">
              <w:rPr>
                <w:rFonts w:ascii="Century Gothic" w:eastAsia="SimSun" w:hAnsi="Century Gothic" w:cs="SimSun"/>
                <w:sz w:val="28"/>
                <w:szCs w:val="28"/>
              </w:rPr>
              <w:t>左右</w:t>
            </w:r>
            <w:proofErr w:type="spellEnd"/>
          </w:p>
        </w:tc>
      </w:tr>
      <w:tr w:rsidR="00C510E7" w:rsidRPr="00AF3ED1" w14:paraId="67E1F062" w14:textId="77777777">
        <w:trPr>
          <w:trHeight w:val="631"/>
        </w:trPr>
        <w:tc>
          <w:tcPr>
            <w:tcW w:w="4790" w:type="dxa"/>
          </w:tcPr>
          <w:p w14:paraId="0C9CCF80" w14:textId="77777777" w:rsidR="00903E5C" w:rsidRPr="00AF3ED1" w:rsidRDefault="00903E5C"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 / Du Xinyi’s Husband / Son</w:t>
            </w:r>
          </w:p>
          <w:p w14:paraId="5697A44E" w14:textId="76D10E4E" w:rsidR="00C510E7" w:rsidRPr="00AF3ED1" w:rsidRDefault="00C510E7">
            <w:pPr>
              <w:kinsoku/>
              <w:rPr>
                <w:rFonts w:ascii="Century Gothic" w:eastAsia="SimSun" w:hAnsi="Century Gothic" w:cs="SimSun"/>
                <w:sz w:val="28"/>
                <w:szCs w:val="28"/>
                <w:lang w:val="en-DE"/>
              </w:rPr>
            </w:pPr>
          </w:p>
        </w:tc>
        <w:tc>
          <w:tcPr>
            <w:tcW w:w="4790" w:type="dxa"/>
          </w:tcPr>
          <w:p w14:paraId="0EC28EE9" w14:textId="577C2050"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val="en-DE" w:eastAsia="zh-CN"/>
              </w:rPr>
              <w:t>Note:</w:t>
            </w:r>
            <w:r w:rsidRPr="00AF3ED1">
              <w:rPr>
                <w:rFonts w:ascii="Century Gothic" w:eastAsia="SimSun" w:hAnsi="Century Gothic" w:cs="SimSun"/>
                <w:sz w:val="28"/>
                <w:szCs w:val="28"/>
                <w:lang w:val="en-DE" w:eastAsia="zh-CN"/>
              </w:rPr>
              <w:t>(Placing headscarf / Using hairdryer)</w:t>
            </w:r>
          </w:p>
          <w:p w14:paraId="128733FB" w14:textId="58F1389D" w:rsidR="00C510E7" w:rsidRPr="00AF3ED1" w:rsidRDefault="00C510E7">
            <w:pPr>
              <w:kinsoku/>
              <w:rPr>
                <w:rFonts w:ascii="Century Gothic" w:eastAsia="SimSun" w:hAnsi="Century Gothic" w:cs="SimSun"/>
                <w:sz w:val="28"/>
                <w:szCs w:val="28"/>
                <w:lang w:val="en-DE" w:eastAsia="zh-CN"/>
              </w:rPr>
            </w:pPr>
          </w:p>
        </w:tc>
      </w:tr>
    </w:tbl>
    <w:p w14:paraId="61CFD563" w14:textId="77777777" w:rsidR="00C510E7" w:rsidRPr="00AF3ED1" w:rsidRDefault="00C510E7">
      <w:pPr>
        <w:kinsoku/>
        <w:rPr>
          <w:rFonts w:ascii="Century Gothic" w:eastAsia="SimSun" w:hAnsi="Century Gothic" w:cs="SimSun"/>
          <w:sz w:val="28"/>
          <w:szCs w:val="28"/>
          <w:lang w:val="en-DE" w:eastAsia="zh-CN"/>
        </w:rPr>
      </w:pPr>
    </w:p>
    <w:p w14:paraId="6526DCD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home has a strong sense of design.</w:t>
      </w:r>
    </w:p>
    <w:p w14:paraId="1EF4308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On the bookshelf, there are various art magazines and books about design.</w:t>
      </w:r>
    </w:p>
    <w:p w14:paraId="18F76D63"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The sound of financial news fills the air in Du Xinyi’s home.</w:t>
      </w:r>
    </w:p>
    <w:p w14:paraId="672C3279"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The sound of the financial news feels out of place with the home’s decor.</w:t>
      </w:r>
    </w:p>
    <w:p w14:paraId="25993F0C"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husband is sitting on the sofa watching TV, while her son plays with toys on the floor.</w:t>
      </w:r>
    </w:p>
    <w:p w14:paraId="03148934" w14:textId="77777777" w:rsidR="00903E5C" w:rsidRPr="00903E5C" w:rsidRDefault="00903E5C" w:rsidP="00903E5C">
      <w:pPr>
        <w:kinsoku/>
        <w:rPr>
          <w:rFonts w:ascii="Century Gothic" w:eastAsia="SimSun" w:hAnsi="Century Gothic" w:cs="SimSun"/>
          <w:sz w:val="28"/>
          <w:szCs w:val="28"/>
          <w:lang w:val="en-DE" w:eastAsia="zh-CN"/>
        </w:rPr>
      </w:pPr>
    </w:p>
    <w:p w14:paraId="45E03B33"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 is busy in the kitchen, flustered and rushing.</w:t>
      </w:r>
    </w:p>
    <w:p w14:paraId="464BECEB"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She is stir-frying in a pan, and as she opens a new bottle of soy sauce, she accidentally cuts her hand.</w:t>
      </w:r>
    </w:p>
    <w:p w14:paraId="69CCD899"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The food in the pan sizzles.</w:t>
      </w:r>
    </w:p>
    <w:p w14:paraId="729E4EA1"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lastRenderedPageBreak/>
        <w:t>Du Xinyi quickly stirs the dish, then calls out:</w:t>
      </w:r>
    </w:p>
    <w:p w14:paraId="3E3B69A7"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“Cheng Cheng! Go to the medicine cabinet and get me a band-aid.”</w:t>
      </w:r>
    </w:p>
    <w:p w14:paraId="015EFB4F"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8820159" w14:textId="77777777">
        <w:trPr>
          <w:trHeight w:val="631"/>
        </w:trPr>
        <w:tc>
          <w:tcPr>
            <w:tcW w:w="4790" w:type="dxa"/>
          </w:tcPr>
          <w:p w14:paraId="58593ADF" w14:textId="77777777" w:rsidR="00903E5C" w:rsidRPr="00AF3ED1" w:rsidRDefault="00903E5C"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19</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Family</w:t>
            </w:r>
          </w:p>
          <w:p w14:paraId="33DBB80D" w14:textId="3E222216" w:rsidR="00C510E7" w:rsidRPr="00AF3ED1" w:rsidRDefault="00C510E7">
            <w:pPr>
              <w:kinsoku/>
              <w:rPr>
                <w:rFonts w:ascii="Century Gothic" w:eastAsia="SimSun" w:hAnsi="Century Gothic" w:cs="SimSun"/>
                <w:sz w:val="28"/>
                <w:szCs w:val="28"/>
              </w:rPr>
            </w:pPr>
          </w:p>
        </w:tc>
        <w:tc>
          <w:tcPr>
            <w:tcW w:w="4790" w:type="dxa"/>
          </w:tcPr>
          <w:p w14:paraId="0F30A6F7" w14:textId="3C1C8649" w:rsidR="00C510E7" w:rsidRPr="00AF3ED1" w:rsidRDefault="00903E5C">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Around</w:t>
            </w:r>
            <w:proofErr w:type="spellEnd"/>
            <w:r w:rsidRPr="00AF3ED1">
              <w:rPr>
                <w:rFonts w:ascii="Century Gothic" w:eastAsia="SimSun" w:hAnsi="Century Gothic" w:cs="SimSun"/>
                <w:sz w:val="28"/>
                <w:szCs w:val="28"/>
                <w:lang w:eastAsia="zh-CN"/>
              </w:rPr>
              <w:t xml:space="preserve"> </w:t>
            </w:r>
            <w:r w:rsidR="00000000" w:rsidRPr="00AF3ED1">
              <w:rPr>
                <w:rFonts w:ascii="Century Gothic" w:eastAsia="SimSun" w:hAnsi="Century Gothic" w:cs="SimSun"/>
                <w:sz w:val="28"/>
                <w:szCs w:val="28"/>
              </w:rPr>
              <w:t xml:space="preserve">21:00 </w:t>
            </w:r>
          </w:p>
        </w:tc>
      </w:tr>
      <w:tr w:rsidR="00C510E7" w:rsidRPr="00AF3ED1" w14:paraId="019F0B22" w14:textId="77777777">
        <w:trPr>
          <w:trHeight w:val="631"/>
        </w:trPr>
        <w:tc>
          <w:tcPr>
            <w:tcW w:w="4790" w:type="dxa"/>
          </w:tcPr>
          <w:p w14:paraId="4A438150" w14:textId="77777777" w:rsidR="00903E5C" w:rsidRPr="00AF3ED1" w:rsidRDefault="00903E5C"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 / Du Xinyi’s Husband / Son</w:t>
            </w:r>
          </w:p>
          <w:p w14:paraId="0E7A8A97" w14:textId="1AC4AE96" w:rsidR="00C510E7" w:rsidRPr="00AF3ED1" w:rsidRDefault="00C510E7">
            <w:pPr>
              <w:kinsoku/>
              <w:rPr>
                <w:rFonts w:ascii="Century Gothic" w:eastAsia="SimSun" w:hAnsi="Century Gothic" w:cs="SimSun"/>
                <w:sz w:val="28"/>
                <w:szCs w:val="28"/>
                <w:lang w:val="en-DE"/>
              </w:rPr>
            </w:pPr>
          </w:p>
        </w:tc>
        <w:tc>
          <w:tcPr>
            <w:tcW w:w="4790" w:type="dxa"/>
          </w:tcPr>
          <w:p w14:paraId="147E81A3" w14:textId="77777777"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val="en-DE" w:eastAsia="zh-CN"/>
              </w:rPr>
              <w:t>Note</w:t>
            </w:r>
            <w:r w:rsidRPr="00AF3ED1">
              <w:rPr>
                <w:rFonts w:ascii="Century Gothic" w:eastAsia="SimSun" w:hAnsi="Century Gothic" w:cs="SimSun"/>
                <w:sz w:val="28"/>
                <w:szCs w:val="28"/>
                <w:lang w:val="en-DE" w:eastAsia="zh-CN"/>
              </w:rPr>
              <w:t>(Adjusting headscarf / Using hairdryer)</w:t>
            </w:r>
          </w:p>
          <w:p w14:paraId="0E237729" w14:textId="5440034F" w:rsidR="00C510E7" w:rsidRPr="00AF3ED1" w:rsidRDefault="00C510E7">
            <w:pPr>
              <w:kinsoku/>
              <w:rPr>
                <w:rFonts w:ascii="Century Gothic" w:eastAsia="SimSun" w:hAnsi="Century Gothic" w:cs="SimSun"/>
                <w:sz w:val="28"/>
                <w:szCs w:val="28"/>
                <w:lang w:val="en-DE" w:eastAsia="zh-CN"/>
              </w:rPr>
            </w:pPr>
          </w:p>
        </w:tc>
      </w:tr>
    </w:tbl>
    <w:p w14:paraId="4D7AC369" w14:textId="77777777" w:rsidR="00C510E7" w:rsidRPr="00AF3ED1" w:rsidRDefault="00C510E7">
      <w:pPr>
        <w:kinsoku/>
        <w:rPr>
          <w:rFonts w:ascii="Century Gothic" w:eastAsia="SimSun" w:hAnsi="Century Gothic" w:cs="SimSun"/>
          <w:sz w:val="28"/>
          <w:szCs w:val="28"/>
          <w:lang w:val="en-DE" w:eastAsia="zh-CN"/>
        </w:rPr>
      </w:pPr>
    </w:p>
    <w:p w14:paraId="79A7657D" w14:textId="77777777" w:rsidR="00C510E7" w:rsidRPr="00AF3ED1" w:rsidRDefault="00C510E7">
      <w:pPr>
        <w:kinsoku/>
        <w:rPr>
          <w:rFonts w:ascii="Century Gothic" w:eastAsia="SimSun" w:hAnsi="Century Gothic" w:cs="SimSun"/>
          <w:sz w:val="28"/>
          <w:szCs w:val="28"/>
          <w:lang w:val="en-DE" w:eastAsia="zh-CN"/>
        </w:rPr>
      </w:pPr>
    </w:p>
    <w:p w14:paraId="086D86E2"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family is having dinner.</w:t>
      </w:r>
    </w:p>
    <w:p w14:paraId="6CDC3E87"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Husband:</w:t>
      </w:r>
    </w:p>
    <w:p w14:paraId="5857BB3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“The stock prices went up today.”</w:t>
      </w:r>
    </w:p>
    <w:p w14:paraId="38B70DF8" w14:textId="77777777" w:rsidR="00903E5C" w:rsidRPr="00903E5C" w:rsidRDefault="00903E5C" w:rsidP="00903E5C">
      <w:pPr>
        <w:kinsoku/>
        <w:rPr>
          <w:rFonts w:ascii="Century Gothic" w:eastAsia="SimSun" w:hAnsi="Century Gothic" w:cs="SimSun"/>
          <w:sz w:val="28"/>
          <w:szCs w:val="28"/>
          <w:lang w:val="en-DE" w:eastAsia="zh-CN"/>
        </w:rPr>
      </w:pPr>
    </w:p>
    <w:p w14:paraId="619FB1C4"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 remains silent.</w:t>
      </w:r>
    </w:p>
    <w:p w14:paraId="4673A1C4" w14:textId="77777777" w:rsidR="00903E5C" w:rsidRPr="00903E5C" w:rsidRDefault="00903E5C" w:rsidP="00903E5C">
      <w:pPr>
        <w:kinsoku/>
        <w:rPr>
          <w:rFonts w:ascii="Century Gothic" w:eastAsia="SimSun" w:hAnsi="Century Gothic" w:cs="SimSun"/>
          <w:sz w:val="28"/>
          <w:szCs w:val="28"/>
          <w:lang w:val="en-DE" w:eastAsia="zh-CN"/>
        </w:rPr>
      </w:pPr>
    </w:p>
    <w:p w14:paraId="5D11B5D1"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Cheng Cheng interrupts the conversation:</w:t>
      </w:r>
    </w:p>
    <w:p w14:paraId="0B78F60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“Mom, this tooth of mine is loose. Can I not go to the hospital? The tool they use to pull teeth is too scary.”</w:t>
      </w:r>
    </w:p>
    <w:p w14:paraId="3A845CD7" w14:textId="77777777" w:rsidR="00903E5C" w:rsidRPr="00903E5C" w:rsidRDefault="00903E5C" w:rsidP="00903E5C">
      <w:pPr>
        <w:kinsoku/>
        <w:rPr>
          <w:rFonts w:ascii="Century Gothic" w:eastAsia="SimSun" w:hAnsi="Century Gothic" w:cs="SimSun"/>
          <w:sz w:val="28"/>
          <w:szCs w:val="28"/>
          <w:lang w:val="en-DE" w:eastAsia="zh-CN"/>
        </w:rPr>
      </w:pPr>
    </w:p>
    <w:p w14:paraId="02EA7136"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 reaches out to check Cheng Cheng’s teeth.</w:t>
      </w:r>
    </w:p>
    <w:p w14:paraId="7705D491" w14:textId="77777777" w:rsidR="00903E5C" w:rsidRPr="00903E5C" w:rsidRDefault="00903E5C" w:rsidP="00903E5C">
      <w:pPr>
        <w:kinsoku/>
        <w:rPr>
          <w:rFonts w:ascii="Century Gothic" w:eastAsia="SimSun" w:hAnsi="Century Gothic" w:cs="SimSun"/>
          <w:sz w:val="28"/>
          <w:szCs w:val="28"/>
          <w:lang w:val="en-DE" w:eastAsia="zh-CN"/>
        </w:rPr>
      </w:pPr>
    </w:p>
    <w:p w14:paraId="35B8C879"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Husband:</w:t>
      </w:r>
    </w:p>
    <w:p w14:paraId="0CEF95DD"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“I have some important clients to accompany this week. You should take him to the dentist for a proper check-up. He eats candy every day, so maybe check for cavities too.”</w:t>
      </w:r>
    </w:p>
    <w:p w14:paraId="5E54F2D6" w14:textId="77777777" w:rsidR="00903E5C" w:rsidRPr="00903E5C" w:rsidRDefault="00903E5C" w:rsidP="00903E5C">
      <w:pPr>
        <w:kinsoku/>
        <w:rPr>
          <w:rFonts w:ascii="Century Gothic" w:eastAsia="SimSun" w:hAnsi="Century Gothic" w:cs="SimSun"/>
          <w:sz w:val="28"/>
          <w:szCs w:val="28"/>
          <w:lang w:val="en-DE" w:eastAsia="zh-CN"/>
        </w:rPr>
      </w:pPr>
    </w:p>
    <w:p w14:paraId="7BF4D461"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 calmly responds:</w:t>
      </w:r>
    </w:p>
    <w:p w14:paraId="7A8488D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“Okay.”</w:t>
      </w:r>
    </w:p>
    <w:p w14:paraId="4983A19C" w14:textId="77777777" w:rsidR="00903E5C" w:rsidRPr="00903E5C" w:rsidRDefault="00903E5C" w:rsidP="00903E5C">
      <w:pPr>
        <w:kinsoku/>
        <w:rPr>
          <w:rFonts w:ascii="Century Gothic" w:eastAsia="SimSun" w:hAnsi="Century Gothic" w:cs="SimSun"/>
          <w:sz w:val="28"/>
          <w:szCs w:val="28"/>
          <w:lang w:val="en-DE" w:eastAsia="zh-CN"/>
        </w:rPr>
      </w:pPr>
    </w:p>
    <w:p w14:paraId="59DBCC57"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Du Xinyi’s Husband:</w:t>
      </w:r>
    </w:p>
    <w:p w14:paraId="603B0A4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“The house we looked at last time, we can wait before buying. Property value isn’t increasing as fast as the stock market, and it’s not as easy to liquidate.”</w:t>
      </w:r>
    </w:p>
    <w:p w14:paraId="5E21502C" w14:textId="77777777" w:rsidR="00C510E7" w:rsidRPr="00AF3ED1" w:rsidRDefault="00C510E7">
      <w:pPr>
        <w:kinsoku/>
        <w:rPr>
          <w:rFonts w:ascii="Century Gothic" w:eastAsia="SimSun" w:hAnsi="Century Gothic" w:cs="SimSun"/>
          <w:sz w:val="28"/>
          <w:szCs w:val="28"/>
          <w:lang w:val="en-DE" w:eastAsia="zh-CN"/>
        </w:rPr>
      </w:pPr>
    </w:p>
    <w:p w14:paraId="3F0D881E"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8D0EDC2" w14:textId="77777777">
        <w:trPr>
          <w:trHeight w:val="631"/>
        </w:trPr>
        <w:tc>
          <w:tcPr>
            <w:tcW w:w="4790" w:type="dxa"/>
          </w:tcPr>
          <w:p w14:paraId="2BF5480B" w14:textId="3D8991A8" w:rsidR="00903E5C" w:rsidRPr="00AF3ED1" w:rsidRDefault="00903E5C" w:rsidP="00903E5C">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20</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Pr="00AF3ED1">
              <w:rPr>
                <w:rFonts w:ascii="Century Gothic" w:eastAsia="Times New Roman" w:hAnsi="Century Gothic" w:cs="Times New Roman"/>
                <w:snapToGrid/>
                <w:color w:val="0E0E0E"/>
                <w:sz w:val="28"/>
                <w:szCs w:val="28"/>
                <w:lang w:val="en-DE" w:eastAsia="en-GB"/>
              </w:rPr>
              <w:t xml:space="preserve"> </w:t>
            </w:r>
            <w:r w:rsidRPr="00AF3ED1">
              <w:rPr>
                <w:rFonts w:ascii="Century Gothic" w:eastAsia="SimSun" w:hAnsi="Century Gothic" w:cs="SimSun"/>
                <w:sz w:val="28"/>
                <w:szCs w:val="28"/>
                <w:lang w:val="en-DE"/>
              </w:rPr>
              <w:t>Chen Yiming’s Home</w:t>
            </w:r>
          </w:p>
          <w:p w14:paraId="052BC277" w14:textId="7BD99E04" w:rsidR="00C510E7" w:rsidRPr="00AF3ED1" w:rsidRDefault="00C510E7">
            <w:pPr>
              <w:kinsoku/>
              <w:rPr>
                <w:rFonts w:ascii="Century Gothic" w:eastAsia="SimSun" w:hAnsi="Century Gothic" w:cs="SimSun"/>
                <w:sz w:val="28"/>
                <w:szCs w:val="28"/>
              </w:rPr>
            </w:pPr>
          </w:p>
        </w:tc>
        <w:tc>
          <w:tcPr>
            <w:tcW w:w="4790" w:type="dxa"/>
          </w:tcPr>
          <w:p w14:paraId="7AD0015B" w14:textId="2F9595A0" w:rsidR="00C510E7" w:rsidRPr="00AF3ED1" w:rsidRDefault="00903E5C">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 xml:space="preserve">7:30 </w:t>
            </w:r>
            <w:r w:rsidRPr="00AF3ED1">
              <w:rPr>
                <w:rFonts w:ascii="Century Gothic" w:eastAsia="SimSun" w:hAnsi="Century Gothic" w:cs="SimSun"/>
                <w:sz w:val="28"/>
                <w:szCs w:val="28"/>
              </w:rPr>
              <w:t>a.m.</w:t>
            </w:r>
          </w:p>
        </w:tc>
      </w:tr>
      <w:tr w:rsidR="00C510E7" w:rsidRPr="00AF3ED1" w14:paraId="470E32D3" w14:textId="77777777">
        <w:trPr>
          <w:trHeight w:val="631"/>
        </w:trPr>
        <w:tc>
          <w:tcPr>
            <w:tcW w:w="4790" w:type="dxa"/>
          </w:tcPr>
          <w:p w14:paraId="216A8CFD" w14:textId="77777777"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ins w:id="12" w:author="JOJO.LEE" w:date="2024-04-27T15:52: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eastAsia="zh-CN"/>
              </w:rPr>
              <w:t>Chen Yiming and His Parents</w:t>
            </w:r>
          </w:p>
          <w:p w14:paraId="223DDBF5" w14:textId="0FAF8F0B" w:rsidR="00C510E7" w:rsidRPr="00AF3ED1" w:rsidRDefault="00C510E7">
            <w:pPr>
              <w:kinsoku/>
              <w:rPr>
                <w:rFonts w:ascii="Century Gothic" w:eastAsia="SimSun" w:hAnsi="Century Gothic" w:cs="SimSun"/>
                <w:sz w:val="28"/>
                <w:szCs w:val="28"/>
                <w:lang w:eastAsia="zh-CN"/>
              </w:rPr>
            </w:pPr>
          </w:p>
        </w:tc>
        <w:tc>
          <w:tcPr>
            <w:tcW w:w="4790" w:type="dxa"/>
          </w:tcPr>
          <w:p w14:paraId="3A2C0D7C" w14:textId="04208A3B" w:rsidR="00C510E7" w:rsidRPr="00AF3ED1" w:rsidRDefault="00903E5C">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06C0AE42" w14:textId="77777777" w:rsidR="00C510E7" w:rsidRPr="00AF3ED1" w:rsidRDefault="00C510E7">
      <w:pPr>
        <w:kinsoku/>
        <w:rPr>
          <w:rFonts w:ascii="Century Gothic" w:eastAsia="SimSun" w:hAnsi="Century Gothic" w:cs="SimSun"/>
          <w:sz w:val="28"/>
          <w:szCs w:val="28"/>
          <w:lang w:eastAsia="zh-CN"/>
        </w:rPr>
      </w:pPr>
    </w:p>
    <w:p w14:paraId="3C654A7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Yiming’s father is cooking in the kitchen.</w:t>
      </w:r>
    </w:p>
    <w:p w14:paraId="14E7B19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He is cracking eggs into a bowl, and there is dough from the previous night resting on the cutting board.</w:t>
      </w:r>
    </w:p>
    <w:p w14:paraId="1795DF2E" w14:textId="77777777" w:rsidR="00903E5C" w:rsidRPr="00903E5C" w:rsidRDefault="00903E5C" w:rsidP="00903E5C">
      <w:pPr>
        <w:kinsoku/>
        <w:rPr>
          <w:rFonts w:ascii="Century Gothic" w:eastAsia="SimSun" w:hAnsi="Century Gothic" w:cs="SimSun"/>
          <w:sz w:val="28"/>
          <w:szCs w:val="28"/>
          <w:lang w:val="en-DE" w:eastAsia="zh-CN"/>
        </w:rPr>
      </w:pPr>
    </w:p>
    <w:p w14:paraId="6B9FA6F3"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Yiming’s mother enters the kitchen.</w:t>
      </w:r>
    </w:p>
    <w:p w14:paraId="66D49DCE" w14:textId="77777777" w:rsidR="00903E5C" w:rsidRPr="00903E5C" w:rsidRDefault="00903E5C" w:rsidP="00903E5C">
      <w:pPr>
        <w:kinsoku/>
        <w:rPr>
          <w:rFonts w:ascii="Century Gothic" w:eastAsia="SimSun" w:hAnsi="Century Gothic" w:cs="SimSun"/>
          <w:sz w:val="28"/>
          <w:szCs w:val="28"/>
          <w:lang w:val="en-DE" w:eastAsia="zh-CN"/>
        </w:rPr>
      </w:pPr>
    </w:p>
    <w:p w14:paraId="05B6C679"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Yiming’s Mother:</w:t>
      </w:r>
    </w:p>
    <w:p w14:paraId="4FE8D33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“Oh no! Don’t put so many eggs in. Yiming doesn’t like eggs. Let me do it. You don’t cook it well.”</w:t>
      </w:r>
    </w:p>
    <w:p w14:paraId="31FCCFB6" w14:textId="77777777" w:rsidR="00903E5C" w:rsidRPr="00903E5C" w:rsidRDefault="00903E5C" w:rsidP="00903E5C">
      <w:pPr>
        <w:kinsoku/>
        <w:rPr>
          <w:rFonts w:ascii="Century Gothic" w:eastAsia="SimSun" w:hAnsi="Century Gothic" w:cs="SimSun"/>
          <w:sz w:val="28"/>
          <w:szCs w:val="28"/>
          <w:lang w:val="en-DE" w:eastAsia="zh-CN"/>
        </w:rPr>
      </w:pPr>
    </w:p>
    <w:p w14:paraId="4AB938F5"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Yiming’s Father:</w:t>
      </w:r>
    </w:p>
    <w:p w14:paraId="3ECADF8D"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“Stop getting in the way. I’m almost done.”</w:t>
      </w:r>
    </w:p>
    <w:p w14:paraId="07EF082E" w14:textId="77777777" w:rsidR="00903E5C" w:rsidRPr="00903E5C" w:rsidRDefault="00903E5C" w:rsidP="00903E5C">
      <w:pPr>
        <w:kinsoku/>
        <w:rPr>
          <w:rFonts w:ascii="Century Gothic" w:eastAsia="SimSun" w:hAnsi="Century Gothic" w:cs="SimSun"/>
          <w:sz w:val="28"/>
          <w:szCs w:val="28"/>
          <w:lang w:val="en-DE" w:eastAsia="zh-CN"/>
        </w:rPr>
      </w:pPr>
    </w:p>
    <w:p w14:paraId="78198C06"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With nothing else to do, Chen Yiming’s mother starts washing the few dishes.</w:t>
      </w:r>
    </w:p>
    <w:p w14:paraId="071DAEAE"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Occasionally, she sneaks glances at her husband.</w:t>
      </w:r>
    </w:p>
    <w:p w14:paraId="18C2FD4A" w14:textId="77777777" w:rsidR="00903E5C" w:rsidRPr="00903E5C" w:rsidRDefault="00903E5C" w:rsidP="00903E5C">
      <w:pPr>
        <w:kinsoku/>
        <w:rPr>
          <w:rFonts w:ascii="Century Gothic" w:eastAsia="SimSun" w:hAnsi="Century Gothic" w:cs="SimSun"/>
          <w:sz w:val="28"/>
          <w:szCs w:val="28"/>
          <w:lang w:val="en-DE" w:eastAsia="zh-CN"/>
        </w:rPr>
      </w:pPr>
    </w:p>
    <w:p w14:paraId="0B7BBC94"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Yiming’s Mother:</w:t>
      </w:r>
    </w:p>
    <w:p w14:paraId="24FE3230"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“Also, don’t put so many scallions in.”</w:t>
      </w:r>
    </w:p>
    <w:p w14:paraId="46D82CA9" w14:textId="77777777" w:rsidR="00903E5C" w:rsidRPr="00903E5C" w:rsidRDefault="00903E5C" w:rsidP="00903E5C">
      <w:pPr>
        <w:kinsoku/>
        <w:rPr>
          <w:rFonts w:ascii="Century Gothic" w:eastAsia="SimSun" w:hAnsi="Century Gothic" w:cs="SimSun"/>
          <w:sz w:val="28"/>
          <w:szCs w:val="28"/>
          <w:lang w:val="en-DE" w:eastAsia="zh-CN"/>
        </w:rPr>
      </w:pPr>
    </w:p>
    <w:p w14:paraId="6E362556"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Meanwhile, Chen Yiming is sitting on the sofa, reviewing some documents.</w:t>
      </w:r>
    </w:p>
    <w:p w14:paraId="3852384E"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CA81B40" w14:textId="77777777">
        <w:trPr>
          <w:trHeight w:val="631"/>
        </w:trPr>
        <w:tc>
          <w:tcPr>
            <w:tcW w:w="4790" w:type="dxa"/>
          </w:tcPr>
          <w:p w14:paraId="0139568D" w14:textId="77777777"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21</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ins w:id="13" w:author="JOJO.LEE" w:date="2024-04-27T15:54: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eastAsia="zh-CN"/>
              </w:rPr>
              <w:t>Shanghai Office</w:t>
            </w:r>
          </w:p>
          <w:p w14:paraId="4546D5D0" w14:textId="0FBA1480" w:rsidR="00C510E7" w:rsidRPr="00AF3ED1" w:rsidRDefault="00C510E7">
            <w:pPr>
              <w:kinsoku/>
              <w:rPr>
                <w:rFonts w:ascii="Century Gothic" w:eastAsia="SimSun" w:hAnsi="Century Gothic" w:cs="SimSun"/>
                <w:sz w:val="28"/>
                <w:szCs w:val="28"/>
                <w:lang w:eastAsia="zh-CN"/>
              </w:rPr>
            </w:pPr>
          </w:p>
        </w:tc>
        <w:tc>
          <w:tcPr>
            <w:tcW w:w="4790" w:type="dxa"/>
          </w:tcPr>
          <w:p w14:paraId="49855F5C" w14:textId="2A4973D1" w:rsidR="00C510E7" w:rsidRPr="00AF3ED1" w:rsidRDefault="00903E5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CN"/>
              </w:rPr>
              <w:t xml:space="preserve">Around </w:t>
            </w:r>
            <w:r w:rsidR="00000000" w:rsidRPr="00AF3ED1">
              <w:rPr>
                <w:rFonts w:ascii="Century Gothic" w:eastAsia="SimSun" w:hAnsi="Century Gothic" w:cs="SimSun"/>
                <w:sz w:val="28"/>
                <w:szCs w:val="28"/>
              </w:rPr>
              <w:t>14:00</w:t>
            </w:r>
          </w:p>
        </w:tc>
      </w:tr>
      <w:tr w:rsidR="00C510E7" w:rsidRPr="00AF3ED1" w14:paraId="0BC1451B" w14:textId="77777777">
        <w:trPr>
          <w:trHeight w:val="631"/>
        </w:trPr>
        <w:tc>
          <w:tcPr>
            <w:tcW w:w="4790" w:type="dxa"/>
          </w:tcPr>
          <w:p w14:paraId="3BB34BF7" w14:textId="77777777"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ins w:id="14" w:author="JOJO.LEE" w:date="2024-04-27T15:54: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eastAsia="zh-CN"/>
              </w:rPr>
              <w:t>Chen Yiming and the Client for the Court Hearing</w:t>
            </w:r>
          </w:p>
          <w:p w14:paraId="782A1D05" w14:textId="6876215D" w:rsidR="00C510E7" w:rsidRPr="00AF3ED1" w:rsidRDefault="00C510E7">
            <w:pPr>
              <w:kinsoku/>
              <w:rPr>
                <w:rFonts w:ascii="Century Gothic" w:eastAsia="SimSun" w:hAnsi="Century Gothic" w:cs="SimSun"/>
                <w:sz w:val="28"/>
                <w:szCs w:val="28"/>
                <w:lang w:val="en-DE" w:eastAsia="zh-CN"/>
              </w:rPr>
            </w:pPr>
          </w:p>
        </w:tc>
        <w:tc>
          <w:tcPr>
            <w:tcW w:w="4790" w:type="dxa"/>
          </w:tcPr>
          <w:p w14:paraId="60126C40" w14:textId="77777777" w:rsidR="00903E5C" w:rsidRPr="00AF3ED1" w:rsidRDefault="00903E5C" w:rsidP="00903E5C">
            <w:pPr>
              <w:kinsoku/>
              <w:rPr>
                <w:rFonts w:ascii="Century Gothic" w:eastAsia="SimSun" w:hAnsi="Century Gothic" w:cs="SimSun"/>
                <w:color w:val="C00000"/>
                <w:sz w:val="28"/>
                <w:szCs w:val="28"/>
                <w:lang w:val="en-DE" w:eastAsia="zh-CN"/>
              </w:rPr>
            </w:pPr>
            <w:r w:rsidRPr="00AF3ED1">
              <w:rPr>
                <w:rFonts w:ascii="Century Gothic" w:eastAsia="SimSun" w:hAnsi="Century Gothic" w:cs="SimSun"/>
                <w:color w:val="C00000"/>
                <w:sz w:val="28"/>
                <w:szCs w:val="28"/>
                <w:lang w:val="en-DE"/>
              </w:rPr>
              <w:t>Note</w:t>
            </w:r>
            <w:r w:rsidR="00000000" w:rsidRPr="00AF3ED1">
              <w:rPr>
                <w:rFonts w:ascii="Century Gothic" w:eastAsia="SimSun" w:hAnsi="Century Gothic" w:cs="SimSun"/>
                <w:color w:val="C00000"/>
                <w:sz w:val="28"/>
                <w:szCs w:val="28"/>
                <w:lang w:val="en-DE"/>
              </w:rPr>
              <w:t>：</w:t>
            </w:r>
            <w:r w:rsidRPr="00AF3ED1">
              <w:rPr>
                <w:rFonts w:ascii="Century Gothic" w:eastAsia="SimSun" w:hAnsi="Century Gothic" w:cs="SimSun"/>
                <w:color w:val="C00000"/>
                <w:sz w:val="28"/>
                <w:szCs w:val="28"/>
                <w:lang w:val="en-DE" w:eastAsia="zh-CN"/>
              </w:rPr>
              <w:t>(All legal-related scenes will be filmed according to the script’s full length, with editing adjustments made as needed.)</w:t>
            </w:r>
          </w:p>
          <w:p w14:paraId="02A8408E" w14:textId="3DCFC61E" w:rsidR="00C510E7" w:rsidRPr="00AF3ED1" w:rsidRDefault="00C510E7">
            <w:pPr>
              <w:kinsoku/>
              <w:rPr>
                <w:rFonts w:ascii="Century Gothic" w:eastAsia="SimSun" w:hAnsi="Century Gothic" w:cs="SimSun"/>
                <w:sz w:val="28"/>
                <w:szCs w:val="28"/>
                <w:lang w:val="en-DE" w:eastAsia="zh-CN"/>
              </w:rPr>
            </w:pPr>
          </w:p>
        </w:tc>
      </w:tr>
    </w:tbl>
    <w:p w14:paraId="1084D529" w14:textId="77777777" w:rsidR="00C510E7" w:rsidRPr="00AF3ED1" w:rsidRDefault="00C510E7">
      <w:pPr>
        <w:kinsoku/>
        <w:rPr>
          <w:rFonts w:ascii="Century Gothic" w:eastAsia="SimSun" w:hAnsi="Century Gothic" w:cs="SimSun"/>
          <w:sz w:val="28"/>
          <w:szCs w:val="28"/>
          <w:lang w:val="en-DE"/>
        </w:rPr>
      </w:pPr>
    </w:p>
    <w:p w14:paraId="692573F3" w14:textId="4DEA19A6" w:rsidR="00903E5C" w:rsidRPr="00AF3ED1" w:rsidRDefault="00903E5C" w:rsidP="00903E5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val="en-DE" w:eastAsia="zh-CN"/>
        </w:rPr>
        <w:t>Approximate content: Pre-trial briefing and discussion</w:t>
      </w:r>
    </w:p>
    <w:p w14:paraId="5CDE329A" w14:textId="77777777" w:rsidR="00903E5C" w:rsidRPr="00903E5C" w:rsidRDefault="00903E5C" w:rsidP="00903E5C">
      <w:pPr>
        <w:kinsoku/>
        <w:rPr>
          <w:rFonts w:ascii="Century Gothic" w:eastAsia="SimSun" w:hAnsi="Century Gothic" w:cs="SimSun"/>
          <w:sz w:val="28"/>
          <w:szCs w:val="28"/>
          <w:lang w:val="en-DE" w:eastAsia="zh-CN"/>
        </w:rPr>
      </w:pPr>
    </w:p>
    <w:p w14:paraId="53482B6A"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lastRenderedPageBreak/>
        <w:t>Chen Yiming instructs the client:</w:t>
      </w:r>
    </w:p>
    <w:p w14:paraId="12B669D0"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“This trial will likely revolve around a few key points of contention: our copyright source, the infringement facts, and the calculation of compensation standards. Regarding copyright, we have already obtained the registration certificate from the National Copyright Administration, so that should be well-documented. For the infringement facts, we have notarized and compared all the evidence, so the opposing side should have little to argue. They’ll probably try to shift the blame to the producers and sellers of the counterfeit sculptures, but legally, that won’t hold up. The last point—the compensation amount—is the key issue and will likely be the focus of the debate. The court may hesitate on this matter, especially since our proposed compensation is beyond what they expected, haha. From the court notice, it appears the vice president in charge of intellectual property is personally presiding over the case. That shows they’re taking it quite seriously.”</w:t>
      </w:r>
    </w:p>
    <w:p w14:paraId="7B05FE0A" w14:textId="77777777" w:rsidR="00903E5C" w:rsidRPr="00903E5C" w:rsidRDefault="00903E5C" w:rsidP="00903E5C">
      <w:pPr>
        <w:kinsoku/>
        <w:rPr>
          <w:rFonts w:ascii="Century Gothic" w:eastAsia="SimSun" w:hAnsi="Century Gothic" w:cs="SimSun"/>
          <w:sz w:val="28"/>
          <w:szCs w:val="28"/>
          <w:lang w:val="en-DE" w:eastAsia="zh-CN"/>
        </w:rPr>
      </w:pPr>
    </w:p>
    <w:p w14:paraId="2FEFCFA7"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Client 1:</w:t>
      </w:r>
    </w:p>
    <w:p w14:paraId="1DFE037A"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“Sounds good, Lawyer Chen. Are there any additional materials we need to provide? Just let us know, and we’ll get them ready.”</w:t>
      </w:r>
    </w:p>
    <w:p w14:paraId="34D80F93" w14:textId="77777777" w:rsidR="00903E5C" w:rsidRPr="00903E5C" w:rsidRDefault="00903E5C" w:rsidP="00903E5C">
      <w:pPr>
        <w:kinsoku/>
        <w:rPr>
          <w:rFonts w:ascii="Century Gothic" w:eastAsia="SimSun" w:hAnsi="Century Gothic" w:cs="SimSun"/>
          <w:sz w:val="28"/>
          <w:szCs w:val="28"/>
          <w:lang w:val="en-DE" w:eastAsia="zh-CN"/>
        </w:rPr>
      </w:pPr>
    </w:p>
    <w:p w14:paraId="5FDA5357"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Client 2:</w:t>
      </w:r>
    </w:p>
    <w:p w14:paraId="55BC21B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“Our headquarters is also paying close attention to this case. The outcome will affect a series of future activities in the market. We’ve already gathered several leads on infringement in other areas. If we win this lawsuit, we’ll have a whole series of actions against counterfeit products. Lawyer Chen, this all depends on you!”</w:t>
      </w:r>
    </w:p>
    <w:p w14:paraId="2D6780DE" w14:textId="77777777" w:rsidR="00903E5C" w:rsidRPr="00903E5C" w:rsidRDefault="00903E5C" w:rsidP="00903E5C">
      <w:pPr>
        <w:kinsoku/>
        <w:rPr>
          <w:rFonts w:ascii="Century Gothic" w:eastAsia="SimSun" w:hAnsi="Century Gothic" w:cs="SimSun"/>
          <w:sz w:val="28"/>
          <w:szCs w:val="28"/>
          <w:lang w:val="en-DE" w:eastAsia="zh-CN"/>
        </w:rPr>
      </w:pPr>
    </w:p>
    <w:p w14:paraId="76C78E60"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w:t>
      </w:r>
    </w:p>
    <w:p w14:paraId="60ADEEE3"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“Understood. No problem! We’ll prepare thoroughly and strive for a complete victory!”</w:t>
      </w:r>
    </w:p>
    <w:p w14:paraId="0BB2579B"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t>(Chen Yiming shows confidence.) “Let’s meet at the courthouse on the day of the trial.”</w:t>
      </w:r>
    </w:p>
    <w:p w14:paraId="53D78051" w14:textId="77777777" w:rsidR="00903E5C" w:rsidRPr="00903E5C" w:rsidRDefault="00903E5C" w:rsidP="00903E5C">
      <w:pPr>
        <w:kinsoku/>
        <w:rPr>
          <w:rFonts w:ascii="Century Gothic" w:eastAsia="SimSun" w:hAnsi="Century Gothic" w:cs="SimSun"/>
          <w:sz w:val="28"/>
          <w:szCs w:val="28"/>
          <w:lang w:val="en-DE" w:eastAsia="zh-CN"/>
        </w:rPr>
      </w:pPr>
    </w:p>
    <w:p w14:paraId="0D62874F" w14:textId="77777777" w:rsidR="00903E5C" w:rsidRPr="00903E5C" w:rsidRDefault="00903E5C" w:rsidP="00903E5C">
      <w:pPr>
        <w:kinsoku/>
        <w:rPr>
          <w:rFonts w:ascii="Century Gothic" w:eastAsia="SimSun" w:hAnsi="Century Gothic" w:cs="SimSun"/>
          <w:sz w:val="28"/>
          <w:szCs w:val="28"/>
          <w:lang w:val="en-DE" w:eastAsia="zh-CN"/>
        </w:rPr>
      </w:pPr>
      <w:r w:rsidRPr="00903E5C">
        <w:rPr>
          <w:rFonts w:ascii="Century Gothic" w:eastAsia="SimSun" w:hAnsi="Century Gothic" w:cs="SimSun"/>
          <w:sz w:val="28"/>
          <w:szCs w:val="28"/>
          <w:lang w:val="en-DE" w:eastAsia="zh-CN"/>
        </w:rPr>
        <w:lastRenderedPageBreak/>
        <w:t>(As the clients are speaking, Chen Yiming receives a message from a classmate’s group chat: “Tonight, same place.”)</w:t>
      </w:r>
    </w:p>
    <w:p w14:paraId="2048306E" w14:textId="17ED9A0C" w:rsidR="00C510E7" w:rsidRPr="00AF3ED1" w:rsidRDefault="00C510E7">
      <w:pPr>
        <w:kinsoku/>
        <w:rPr>
          <w:rFonts w:ascii="Century Gothic" w:eastAsia="SimSun" w:hAnsi="Century Gothic" w:cs="SimSun"/>
          <w:sz w:val="28"/>
          <w:szCs w:val="28"/>
          <w:lang w:eastAsia="zh-CN"/>
        </w:rPr>
      </w:pPr>
    </w:p>
    <w:p w14:paraId="0C769DB8" w14:textId="77777777" w:rsidR="00C510E7" w:rsidRPr="00AF3ED1" w:rsidRDefault="00C510E7">
      <w:pPr>
        <w:kinsoku/>
        <w:rPr>
          <w:rFonts w:ascii="Century Gothic" w:eastAsia="SimSun" w:hAnsi="Century Gothic" w:cs="SimSun"/>
          <w:sz w:val="28"/>
          <w:szCs w:val="28"/>
          <w:lang w:eastAsia="zh-CN"/>
        </w:rPr>
      </w:pPr>
    </w:p>
    <w:p w14:paraId="3D8D4056"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4DF2FBA" w14:textId="77777777">
        <w:trPr>
          <w:trHeight w:val="631"/>
        </w:trPr>
        <w:tc>
          <w:tcPr>
            <w:tcW w:w="4790" w:type="dxa"/>
          </w:tcPr>
          <w:p w14:paraId="5648D8A5" w14:textId="7777777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22</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A Bar on the Bund</w:t>
            </w:r>
          </w:p>
          <w:p w14:paraId="6EE9E853" w14:textId="43AC03FD" w:rsidR="00C510E7" w:rsidRPr="00AF3ED1" w:rsidRDefault="00C510E7">
            <w:pPr>
              <w:kinsoku/>
              <w:rPr>
                <w:rFonts w:ascii="Century Gothic" w:eastAsia="SimSun" w:hAnsi="Century Gothic" w:cs="SimSun"/>
                <w:sz w:val="28"/>
                <w:szCs w:val="28"/>
                <w:lang w:val="en-DE" w:eastAsia="zh-CN"/>
              </w:rPr>
            </w:pPr>
          </w:p>
        </w:tc>
        <w:tc>
          <w:tcPr>
            <w:tcW w:w="4790" w:type="dxa"/>
          </w:tcPr>
          <w:p w14:paraId="1E82A420" w14:textId="4EF10FF0"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 xml:space="preserve">Around </w:t>
            </w:r>
            <w:r w:rsidR="00000000" w:rsidRPr="00AF3ED1">
              <w:rPr>
                <w:rFonts w:ascii="Century Gothic" w:eastAsia="SimSun" w:hAnsi="Century Gothic" w:cs="SimSun"/>
                <w:sz w:val="28"/>
                <w:szCs w:val="28"/>
              </w:rPr>
              <w:t>21:00</w:t>
            </w:r>
          </w:p>
        </w:tc>
      </w:tr>
      <w:tr w:rsidR="00C510E7" w:rsidRPr="00AF3ED1" w14:paraId="67C29890" w14:textId="77777777">
        <w:trPr>
          <w:trHeight w:val="1257"/>
        </w:trPr>
        <w:tc>
          <w:tcPr>
            <w:tcW w:w="4790" w:type="dxa"/>
          </w:tcPr>
          <w:p w14:paraId="761C1B53" w14:textId="7777777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Chen Yiming / Du Wenbo (Government Official) / Wang Mingyang (Businessman)</w:t>
            </w:r>
          </w:p>
          <w:p w14:paraId="5136ACB7" w14:textId="2F512308" w:rsidR="00C510E7" w:rsidRPr="00AF3ED1" w:rsidRDefault="00C510E7">
            <w:pPr>
              <w:kinsoku/>
              <w:rPr>
                <w:rFonts w:ascii="Century Gothic" w:eastAsia="SimSun" w:hAnsi="Century Gothic" w:cs="SimSun"/>
                <w:sz w:val="28"/>
                <w:szCs w:val="28"/>
                <w:lang w:val="en-DE" w:eastAsia="zh-CN"/>
              </w:rPr>
            </w:pPr>
          </w:p>
        </w:tc>
        <w:tc>
          <w:tcPr>
            <w:tcW w:w="4790" w:type="dxa"/>
          </w:tcPr>
          <w:p w14:paraId="623D1409" w14:textId="43C345FE"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Pr="00AF3ED1">
              <w:rPr>
                <w:rFonts w:ascii="Century Gothic" w:eastAsia="SimSun" w:hAnsi="Century Gothic" w:cs="SimSun"/>
                <w:sz w:val="28"/>
                <w:szCs w:val="28"/>
                <w:lang w:val="en-DE" w:eastAsia="zh-CN"/>
              </w:rPr>
              <w:t>(Bar counter with a drink being poured)</w:t>
            </w:r>
          </w:p>
          <w:p w14:paraId="398CC086" w14:textId="5C3689B0" w:rsidR="00C510E7" w:rsidRPr="00AF3ED1" w:rsidRDefault="00C510E7">
            <w:pPr>
              <w:kinsoku/>
              <w:rPr>
                <w:rFonts w:ascii="Century Gothic" w:eastAsia="SimSun" w:hAnsi="Century Gothic" w:cs="SimSun"/>
                <w:sz w:val="28"/>
                <w:szCs w:val="28"/>
                <w:lang w:val="en-DE" w:eastAsia="zh-CN"/>
              </w:rPr>
            </w:pPr>
          </w:p>
        </w:tc>
      </w:tr>
    </w:tbl>
    <w:p w14:paraId="2F63BBE2" w14:textId="77777777" w:rsidR="00C510E7" w:rsidRPr="00AF3ED1" w:rsidRDefault="00C510E7">
      <w:pPr>
        <w:kinsoku/>
        <w:rPr>
          <w:rFonts w:ascii="Century Gothic" w:eastAsia="SimSun" w:hAnsi="Century Gothic" w:cs="SimSun"/>
          <w:sz w:val="28"/>
          <w:szCs w:val="28"/>
          <w:lang w:eastAsia="zh-CN"/>
        </w:rPr>
      </w:pPr>
    </w:p>
    <w:p w14:paraId="3C32C5B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sound comes first as the scene transitions into the frame.)</w:t>
      </w:r>
    </w:p>
    <w:p w14:paraId="02D831C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table is covered with many discarded cards.</w:t>
      </w:r>
    </w:p>
    <w:p w14:paraId="3AF9BA5D" w14:textId="77777777" w:rsidR="00572E4F" w:rsidRPr="00572E4F" w:rsidRDefault="00572E4F" w:rsidP="00572E4F">
      <w:pPr>
        <w:kinsoku/>
        <w:rPr>
          <w:rFonts w:ascii="Century Gothic" w:eastAsia="SimSun" w:hAnsi="Century Gothic" w:cs="SimSun"/>
          <w:sz w:val="28"/>
          <w:szCs w:val="28"/>
          <w:lang w:val="en-DE" w:eastAsia="zh-CN"/>
        </w:rPr>
      </w:pPr>
    </w:p>
    <w:p w14:paraId="196F684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 plays a “bomb”:</w:t>
      </w:r>
    </w:p>
    <w:p w14:paraId="6200BBF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“Do you really need to be so persistent?”</w:t>
      </w:r>
    </w:p>
    <w:p w14:paraId="5136FD51" w14:textId="77777777" w:rsidR="00572E4F" w:rsidRPr="00572E4F" w:rsidRDefault="00572E4F" w:rsidP="00572E4F">
      <w:pPr>
        <w:kinsoku/>
        <w:rPr>
          <w:rFonts w:ascii="Century Gothic" w:eastAsia="SimSun" w:hAnsi="Century Gothic" w:cs="SimSun"/>
          <w:sz w:val="28"/>
          <w:szCs w:val="28"/>
          <w:lang w:val="en-DE" w:eastAsia="zh-CN"/>
        </w:rPr>
      </w:pPr>
    </w:p>
    <w:p w14:paraId="45A0F46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follows with five cards:</w:t>
      </w:r>
    </w:p>
    <w:p w14:paraId="4ACDD7E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“Take whatever you can grab.”</w:t>
      </w:r>
    </w:p>
    <w:p w14:paraId="55E1B999" w14:textId="77777777" w:rsidR="00572E4F" w:rsidRPr="00572E4F" w:rsidRDefault="00572E4F" w:rsidP="00572E4F">
      <w:pPr>
        <w:kinsoku/>
        <w:rPr>
          <w:rFonts w:ascii="Century Gothic" w:eastAsia="SimSun" w:hAnsi="Century Gothic" w:cs="SimSun"/>
          <w:sz w:val="28"/>
          <w:szCs w:val="28"/>
          <w:lang w:val="en-DE" w:eastAsia="zh-CN"/>
        </w:rPr>
      </w:pPr>
    </w:p>
    <w:p w14:paraId="4F9A114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Wang Mingyang passes a hand of cards:</w:t>
      </w:r>
    </w:p>
    <w:p w14:paraId="6494A8F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“Even playing cards with you two feels like being relentlessly pursued in court?”</w:t>
      </w:r>
    </w:p>
    <w:p w14:paraId="36227747" w14:textId="77777777" w:rsidR="00572E4F" w:rsidRPr="00572E4F" w:rsidRDefault="00572E4F" w:rsidP="00572E4F">
      <w:pPr>
        <w:kinsoku/>
        <w:rPr>
          <w:rFonts w:ascii="Century Gothic" w:eastAsia="SimSun" w:hAnsi="Century Gothic" w:cs="SimSun"/>
          <w:sz w:val="28"/>
          <w:szCs w:val="28"/>
          <w:lang w:val="en-DE" w:eastAsia="zh-CN"/>
        </w:rPr>
      </w:pPr>
    </w:p>
    <w:p w14:paraId="6346A21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plays a single card:</w:t>
      </w:r>
    </w:p>
    <w:p w14:paraId="27C4B77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 know when to stop.”</w:t>
      </w:r>
    </w:p>
    <w:p w14:paraId="40BE9CFB" w14:textId="77777777" w:rsidR="00572E4F" w:rsidRPr="00572E4F" w:rsidRDefault="00572E4F" w:rsidP="00572E4F">
      <w:pPr>
        <w:kinsoku/>
        <w:rPr>
          <w:rFonts w:ascii="Century Gothic" w:eastAsia="SimSun" w:hAnsi="Century Gothic" w:cs="SimSun"/>
          <w:sz w:val="28"/>
          <w:szCs w:val="28"/>
          <w:lang w:val="en-DE" w:eastAsia="zh-CN"/>
        </w:rPr>
      </w:pPr>
    </w:p>
    <w:p w14:paraId="6B9919B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 also plays a single card:</w:t>
      </w:r>
    </w:p>
    <w:p w14:paraId="6B7CFEE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“So, when it comes to women, you stopped at the right moment, right?”</w:t>
      </w:r>
    </w:p>
    <w:p w14:paraId="354B3025" w14:textId="77777777" w:rsidR="00572E4F" w:rsidRPr="00572E4F" w:rsidRDefault="00572E4F" w:rsidP="00572E4F">
      <w:pPr>
        <w:kinsoku/>
        <w:rPr>
          <w:rFonts w:ascii="Century Gothic" w:eastAsia="SimSun" w:hAnsi="Century Gothic" w:cs="SimSun"/>
          <w:sz w:val="28"/>
          <w:szCs w:val="28"/>
          <w:lang w:val="en-DE" w:eastAsia="zh-CN"/>
        </w:rPr>
      </w:pPr>
    </w:p>
    <w:p w14:paraId="2082C1A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Wang Mingyang plays a joker:</w:t>
      </w:r>
    </w:p>
    <w:p w14:paraId="534BDEB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 didn’t stop at the right moment; he just went straight to GAME OVER.”</w:t>
      </w:r>
    </w:p>
    <w:p w14:paraId="20ABCB0E" w14:textId="77777777" w:rsidR="00572E4F" w:rsidRPr="00572E4F" w:rsidRDefault="00572E4F" w:rsidP="00572E4F">
      <w:pPr>
        <w:kinsoku/>
        <w:rPr>
          <w:rFonts w:ascii="Century Gothic" w:eastAsia="SimSun" w:hAnsi="Century Gothic" w:cs="SimSun"/>
          <w:sz w:val="28"/>
          <w:szCs w:val="28"/>
          <w:lang w:val="en-DE" w:eastAsia="zh-CN"/>
        </w:rPr>
      </w:pPr>
    </w:p>
    <w:p w14:paraId="799990E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Tao Yan plays another “bomb”:</w:t>
      </w:r>
    </w:p>
    <w:p w14:paraId="1357FBC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“Want to try again next month?”</w:t>
      </w:r>
    </w:p>
    <w:p w14:paraId="3163CF40" w14:textId="77777777" w:rsidR="00572E4F" w:rsidRPr="00572E4F" w:rsidRDefault="00572E4F" w:rsidP="00572E4F">
      <w:pPr>
        <w:kinsoku/>
        <w:rPr>
          <w:rFonts w:ascii="Century Gothic" w:eastAsia="SimSun" w:hAnsi="Century Gothic" w:cs="SimSun"/>
          <w:sz w:val="28"/>
          <w:szCs w:val="28"/>
          <w:lang w:val="en-DE" w:eastAsia="zh-CN"/>
        </w:rPr>
      </w:pPr>
    </w:p>
    <w:p w14:paraId="5D1293A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 responds with another “bomb”:</w:t>
      </w:r>
    </w:p>
    <w:p w14:paraId="2CB8545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“Try again and stop at the right moment. The class reunion is coming up.”</w:t>
      </w:r>
    </w:p>
    <w:p w14:paraId="3688C7E1" w14:textId="77777777" w:rsidR="00572E4F" w:rsidRPr="00572E4F" w:rsidRDefault="00572E4F" w:rsidP="00572E4F">
      <w:pPr>
        <w:kinsoku/>
        <w:rPr>
          <w:rFonts w:ascii="Century Gothic" w:eastAsia="SimSun" w:hAnsi="Century Gothic" w:cs="SimSun"/>
          <w:sz w:val="28"/>
          <w:szCs w:val="28"/>
          <w:lang w:val="en-DE" w:eastAsia="zh-CN"/>
        </w:rPr>
      </w:pPr>
    </w:p>
    <w:p w14:paraId="3868CBA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Everyone laughs.</w:t>
      </w:r>
    </w:p>
    <w:p w14:paraId="275948AB" w14:textId="77777777" w:rsidR="00572E4F" w:rsidRPr="00572E4F" w:rsidRDefault="00572E4F" w:rsidP="00572E4F">
      <w:pPr>
        <w:kinsoku/>
        <w:rPr>
          <w:rFonts w:ascii="Century Gothic" w:eastAsia="SimSun" w:hAnsi="Century Gothic" w:cs="SimSun"/>
          <w:sz w:val="28"/>
          <w:szCs w:val="28"/>
          <w:lang w:val="en-DE" w:eastAsia="zh-CN"/>
        </w:rPr>
      </w:pPr>
    </w:p>
    <w:p w14:paraId="274585C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seriously calculates his hand.</w:t>
      </w:r>
    </w:p>
    <w:p w14:paraId="312A5CA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 silently plays a straight flush.</w:t>
      </w:r>
    </w:p>
    <w:p w14:paraId="4131CE22" w14:textId="77777777" w:rsidR="00572E4F" w:rsidRPr="00572E4F" w:rsidRDefault="00572E4F" w:rsidP="00572E4F">
      <w:pPr>
        <w:kinsoku/>
        <w:rPr>
          <w:rFonts w:ascii="Century Gothic" w:eastAsia="SimSun" w:hAnsi="Century Gothic" w:cs="SimSun"/>
          <w:sz w:val="28"/>
          <w:szCs w:val="28"/>
          <w:lang w:val="en-DE" w:eastAsia="zh-CN"/>
        </w:rPr>
      </w:pPr>
    </w:p>
    <w:p w14:paraId="2EBDC92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 responds with another straight flush.</w:t>
      </w:r>
    </w:p>
    <w:p w14:paraId="41DB2FCB" w14:textId="77777777" w:rsidR="00572E4F" w:rsidRPr="00572E4F" w:rsidRDefault="00572E4F" w:rsidP="00572E4F">
      <w:pPr>
        <w:kinsoku/>
        <w:rPr>
          <w:rFonts w:ascii="Century Gothic" w:eastAsia="SimSun" w:hAnsi="Century Gothic" w:cs="SimSun"/>
          <w:sz w:val="28"/>
          <w:szCs w:val="28"/>
          <w:lang w:val="en-DE" w:eastAsia="zh-CN"/>
        </w:rPr>
      </w:pPr>
    </w:p>
    <w:p w14:paraId="10C548E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7B8B7F3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“Looks like you’re sponsoring the class reunion this year?”</w:t>
      </w:r>
    </w:p>
    <w:p w14:paraId="319B6580" w14:textId="77777777" w:rsidR="00572E4F" w:rsidRPr="00572E4F" w:rsidRDefault="00572E4F" w:rsidP="00572E4F">
      <w:pPr>
        <w:kinsoku/>
        <w:rPr>
          <w:rFonts w:ascii="Century Gothic" w:eastAsia="SimSun" w:hAnsi="Century Gothic" w:cs="SimSun"/>
          <w:sz w:val="28"/>
          <w:szCs w:val="28"/>
          <w:lang w:val="en-DE" w:eastAsia="zh-CN"/>
        </w:rPr>
      </w:pPr>
    </w:p>
    <w:p w14:paraId="3191AC2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w:t>
      </w:r>
    </w:p>
    <w:p w14:paraId="3C86270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“As the outstanding young alumnus, I’ve got to uphold that title.”</w:t>
      </w:r>
    </w:p>
    <w:p w14:paraId="0194806E" w14:textId="77777777" w:rsidR="00572E4F" w:rsidRPr="00572E4F" w:rsidRDefault="00572E4F" w:rsidP="00572E4F">
      <w:pPr>
        <w:kinsoku/>
        <w:rPr>
          <w:rFonts w:ascii="Century Gothic" w:eastAsia="SimSun" w:hAnsi="Century Gothic" w:cs="SimSun"/>
          <w:sz w:val="28"/>
          <w:szCs w:val="28"/>
          <w:lang w:val="en-DE" w:eastAsia="zh-CN"/>
        </w:rPr>
      </w:pPr>
    </w:p>
    <w:p w14:paraId="390FAE9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Wang Mingyang:</w:t>
      </w:r>
    </w:p>
    <w:p w14:paraId="29AA8EC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“Men.”</w:t>
      </w:r>
    </w:p>
    <w:p w14:paraId="0F347A7B" w14:textId="77777777" w:rsidR="00572E4F" w:rsidRPr="00572E4F" w:rsidRDefault="00572E4F" w:rsidP="00572E4F">
      <w:pPr>
        <w:kinsoku/>
        <w:rPr>
          <w:rFonts w:ascii="Century Gothic" w:eastAsia="SimSun" w:hAnsi="Century Gothic" w:cs="SimSun"/>
          <w:sz w:val="28"/>
          <w:szCs w:val="28"/>
          <w:lang w:val="en-DE" w:eastAsia="zh-CN"/>
        </w:rPr>
      </w:pPr>
    </w:p>
    <w:p w14:paraId="6B4B82C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4AE4A15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“Your company is doing okay this year, right?”</w:t>
      </w:r>
    </w:p>
    <w:p w14:paraId="400EAED2" w14:textId="77777777" w:rsidR="00572E4F" w:rsidRPr="00572E4F" w:rsidRDefault="00572E4F" w:rsidP="00572E4F">
      <w:pPr>
        <w:kinsoku/>
        <w:rPr>
          <w:rFonts w:ascii="Century Gothic" w:eastAsia="SimSun" w:hAnsi="Century Gothic" w:cs="SimSun"/>
          <w:sz w:val="28"/>
          <w:szCs w:val="28"/>
          <w:lang w:val="en-DE" w:eastAsia="zh-CN"/>
        </w:rPr>
      </w:pPr>
    </w:p>
    <w:p w14:paraId="0E557FD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w:t>
      </w:r>
    </w:p>
    <w:p w14:paraId="01151A0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overall situation isn’t good. No matter how well we do, we’re still constrained.”</w:t>
      </w:r>
    </w:p>
    <w:p w14:paraId="2193E1EC" w14:textId="77777777" w:rsidR="00572E4F" w:rsidRPr="00572E4F" w:rsidRDefault="00572E4F" w:rsidP="00572E4F">
      <w:pPr>
        <w:kinsoku/>
        <w:rPr>
          <w:rFonts w:ascii="Century Gothic" w:eastAsia="SimSun" w:hAnsi="Century Gothic" w:cs="SimSun"/>
          <w:sz w:val="28"/>
          <w:szCs w:val="28"/>
          <w:lang w:val="en-DE" w:eastAsia="zh-CN"/>
        </w:rPr>
      </w:pPr>
    </w:p>
    <w:p w14:paraId="414EE5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0AD0623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“Harris probably doesn’t have a chance. Feels like Trump’s going to become the successor to socialism.”</w:t>
      </w:r>
    </w:p>
    <w:p w14:paraId="77537120" w14:textId="77777777" w:rsidR="00572E4F" w:rsidRPr="00572E4F" w:rsidRDefault="00572E4F" w:rsidP="00572E4F">
      <w:pPr>
        <w:kinsoku/>
        <w:rPr>
          <w:rFonts w:ascii="Century Gothic" w:eastAsia="SimSun" w:hAnsi="Century Gothic" w:cs="SimSun"/>
          <w:sz w:val="28"/>
          <w:szCs w:val="28"/>
          <w:lang w:val="en-DE" w:eastAsia="zh-CN"/>
        </w:rPr>
      </w:pPr>
    </w:p>
    <w:p w14:paraId="5727C07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Wenbo:</w:t>
      </w:r>
    </w:p>
    <w:p w14:paraId="2B0FD8B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“Trump’s administration was slightly better for China. He’s a businessman, so money talks. The Democrats focus more on political and cultural issues.”</w:t>
      </w:r>
    </w:p>
    <w:p w14:paraId="19F9E0DD" w14:textId="77777777" w:rsidR="00572E4F" w:rsidRPr="00572E4F" w:rsidRDefault="00572E4F" w:rsidP="00572E4F">
      <w:pPr>
        <w:kinsoku/>
        <w:rPr>
          <w:rFonts w:ascii="Century Gothic" w:eastAsia="SimSun" w:hAnsi="Century Gothic" w:cs="SimSun"/>
          <w:sz w:val="28"/>
          <w:szCs w:val="28"/>
          <w:lang w:val="en-DE" w:eastAsia="zh-CN"/>
        </w:rPr>
      </w:pPr>
    </w:p>
    <w:p w14:paraId="223445D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Wang Mingyang:</w:t>
      </w:r>
    </w:p>
    <w:p w14:paraId="4A6834D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“If Trump gets elected again, it feels like America’s going to change. With all those restrictions, it feels like he wants to push Marxism-Leninism—what happened to democracy and freedom?”</w:t>
      </w:r>
    </w:p>
    <w:p w14:paraId="51D43A3F" w14:textId="77777777" w:rsidR="00C510E7" w:rsidRPr="00AF3ED1" w:rsidRDefault="00C510E7">
      <w:pPr>
        <w:kinsoku/>
        <w:rPr>
          <w:rFonts w:ascii="Century Gothic" w:eastAsia="SimSun" w:hAnsi="Century Gothic" w:cs="SimSun"/>
          <w:sz w:val="28"/>
          <w:szCs w:val="28"/>
          <w:lang w:val="en-DE" w:eastAsia="zh-CN"/>
        </w:rPr>
      </w:pPr>
    </w:p>
    <w:p w14:paraId="55CB6DBC"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5907942" w14:textId="77777777">
        <w:trPr>
          <w:trHeight w:val="631"/>
        </w:trPr>
        <w:tc>
          <w:tcPr>
            <w:tcW w:w="4790" w:type="dxa"/>
          </w:tcPr>
          <w:p w14:paraId="783D9FE2" w14:textId="6A845DCB"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Scene 23</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p>
        </w:tc>
        <w:tc>
          <w:tcPr>
            <w:tcW w:w="4790" w:type="dxa"/>
          </w:tcPr>
          <w:p w14:paraId="6F2B9217" w14:textId="44537D1A"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23:00</w:t>
            </w:r>
          </w:p>
        </w:tc>
      </w:tr>
      <w:tr w:rsidR="00C510E7" w:rsidRPr="00AF3ED1" w14:paraId="3E57E33C" w14:textId="77777777">
        <w:trPr>
          <w:trHeight w:val="631"/>
        </w:trPr>
        <w:tc>
          <w:tcPr>
            <w:tcW w:w="4790" w:type="dxa"/>
          </w:tcPr>
          <w:p w14:paraId="4288D163" w14:textId="2A93DF3D"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Characters: Chen Yiming</w:t>
            </w:r>
          </w:p>
        </w:tc>
        <w:tc>
          <w:tcPr>
            <w:tcW w:w="4790" w:type="dxa"/>
          </w:tcPr>
          <w:p w14:paraId="72C514AF" w14:textId="5C59106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 (</w:t>
            </w:r>
            <w:r w:rsidRPr="00AF3ED1">
              <w:rPr>
                <w:rFonts w:ascii="Century Gothic" w:eastAsia="SimSun" w:hAnsi="Century Gothic" w:cs="SimSun"/>
                <w:sz w:val="28"/>
                <w:szCs w:val="28"/>
                <w:lang w:val="en-DE" w:eastAsia="zh-CN"/>
              </w:rPr>
              <w:t>A pile of quick cuts) (Shows the status)</w:t>
            </w:r>
          </w:p>
          <w:p w14:paraId="15D598E9" w14:textId="0DB76AAC" w:rsidR="00C510E7" w:rsidRPr="00AF3ED1" w:rsidRDefault="00C510E7">
            <w:pPr>
              <w:kinsoku/>
              <w:rPr>
                <w:rFonts w:ascii="Century Gothic" w:eastAsia="SimSun" w:hAnsi="Century Gothic" w:cs="SimSun"/>
                <w:sz w:val="28"/>
                <w:szCs w:val="28"/>
                <w:lang w:val="en-DE" w:eastAsia="zh-CN"/>
              </w:rPr>
            </w:pPr>
          </w:p>
        </w:tc>
      </w:tr>
    </w:tbl>
    <w:p w14:paraId="4CB53E4D" w14:textId="77777777" w:rsidR="00C510E7" w:rsidRPr="00AF3ED1" w:rsidRDefault="00C510E7">
      <w:pPr>
        <w:kinsoku/>
        <w:rPr>
          <w:rFonts w:ascii="Century Gothic" w:eastAsia="SimSun" w:hAnsi="Century Gothic" w:cs="SimSun"/>
          <w:sz w:val="28"/>
          <w:szCs w:val="28"/>
          <w:lang w:eastAsia="zh-CN"/>
        </w:rPr>
      </w:pPr>
    </w:p>
    <w:p w14:paraId="24DED7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night in Shanghai, with the city lights flickering here and there.</w:t>
      </w:r>
    </w:p>
    <w:p w14:paraId="1407437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slightly tipsy, sits in the car.</w:t>
      </w:r>
    </w:p>
    <w:p w14:paraId="75B3922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As the car passes Du Xinyi’s art gallery, he looks toward the gallery.</w:t>
      </w:r>
    </w:p>
    <w:p w14:paraId="04FADA48" w14:textId="77777777" w:rsidR="00572E4F" w:rsidRPr="00572E4F" w:rsidRDefault="00572E4F" w:rsidP="00572E4F">
      <w:pPr>
        <w:kinsoku/>
        <w:rPr>
          <w:rFonts w:ascii="Century Gothic" w:eastAsia="SimSun" w:hAnsi="Century Gothic" w:cs="SimSun"/>
          <w:sz w:val="28"/>
          <w:szCs w:val="28"/>
          <w:lang w:val="en-DE" w:eastAsia="zh-CN"/>
        </w:rPr>
      </w:pPr>
    </w:p>
    <w:p w14:paraId="2694B63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Flashback:</w:t>
      </w:r>
    </w:p>
    <w:p w14:paraId="321FA02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In high school, Chen Yiming and Du Xinyi shared a kiss.</w:t>
      </w:r>
    </w:p>
    <w:p w14:paraId="024F737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Riding a bicycle with her.</w:t>
      </w:r>
    </w:p>
    <w:p w14:paraId="3D0CCB9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Du Xinyi running after Chen Yiming, holding her textbook.</w:t>
      </w:r>
    </w:p>
    <w:p w14:paraId="2EEBE86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Chen Yiming secretly watching Du Xinyi during class through a mirror.</w:t>
      </w:r>
    </w:p>
    <w:p w14:paraId="2B409CC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When Chen Yiming left Shanghai, he opened his suitcase at the airport, revealing toys from Du Xinyi’s childhood.</w:t>
      </w:r>
    </w:p>
    <w:p w14:paraId="68CA54F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Du Xinyi bandaging Chen Yiming’s wound after a soccer game.</w:t>
      </w:r>
    </w:p>
    <w:p w14:paraId="352A015D" w14:textId="77777777" w:rsidR="00572E4F" w:rsidRPr="00572E4F" w:rsidRDefault="00572E4F" w:rsidP="00572E4F">
      <w:pPr>
        <w:kinsoku/>
        <w:rPr>
          <w:rFonts w:ascii="Century Gothic" w:eastAsia="SimSun" w:hAnsi="Century Gothic" w:cs="SimSun"/>
          <w:sz w:val="28"/>
          <w:szCs w:val="28"/>
          <w:lang w:val="en-DE" w:eastAsia="zh-CN"/>
        </w:rPr>
      </w:pPr>
    </w:p>
    <w:p w14:paraId="278315C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scrolls through his call log, searching for someone.</w:t>
      </w:r>
    </w:p>
    <w:p w14:paraId="6AE6D6E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 finds a call from two days ago and carefully checks the time.</w:t>
      </w:r>
    </w:p>
    <w:p w14:paraId="34CEEF1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 copies the phone number into the WeChat friend add section.</w:t>
      </w:r>
    </w:p>
    <w:p w14:paraId="01B77F1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After a moment of hesitation, he realizes this is Du Xinyi’s number (he recognizes it from the profile picture).</w:t>
      </w:r>
    </w:p>
    <w:p w14:paraId="7793ED4C" w14:textId="77777777" w:rsidR="00572E4F" w:rsidRPr="00572E4F" w:rsidRDefault="00572E4F" w:rsidP="00572E4F">
      <w:pPr>
        <w:kinsoku/>
        <w:rPr>
          <w:rFonts w:ascii="Century Gothic" w:eastAsia="SimSun" w:hAnsi="Century Gothic" w:cs="SimSun"/>
          <w:sz w:val="28"/>
          <w:szCs w:val="28"/>
          <w:lang w:val="en-DE" w:eastAsia="zh-CN"/>
        </w:rPr>
      </w:pPr>
    </w:p>
    <w:p w14:paraId="0103693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hesitates for a long time but doesn’t press the “add” button.</w:t>
      </w:r>
    </w:p>
    <w:p w14:paraId="7AE7021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He stares at the profile picture for a while.</w:t>
      </w:r>
    </w:p>
    <w:p w14:paraId="0B49352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Finally, Chen Yiming saves Du Xinyi’s phone number.</w:t>
      </w:r>
    </w:p>
    <w:p w14:paraId="411BBFB4"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96"/>
        <w:gridCol w:w="3094"/>
        <w:gridCol w:w="4790"/>
      </w:tblGrid>
      <w:tr w:rsidR="00C510E7" w:rsidRPr="00AF3ED1" w14:paraId="000B397C" w14:textId="77777777" w:rsidTr="00572E4F">
        <w:trPr>
          <w:trHeight w:val="631"/>
        </w:trPr>
        <w:tc>
          <w:tcPr>
            <w:tcW w:w="1696" w:type="dxa"/>
            <w:tcBorders>
              <w:right w:val="nil"/>
            </w:tcBorders>
          </w:tcPr>
          <w:p w14:paraId="6096448A" w14:textId="230E5C23"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Scene 24</w:t>
            </w:r>
          </w:p>
        </w:tc>
        <w:tc>
          <w:tcPr>
            <w:tcW w:w="3094" w:type="dxa"/>
            <w:tcBorders>
              <w:left w:val="nil"/>
            </w:tcBorders>
          </w:tcPr>
          <w:p w14:paraId="3F1C128D"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Bedroom</w:t>
            </w:r>
          </w:p>
          <w:p w14:paraId="7FD04E67" w14:textId="33007806" w:rsidR="00C510E7" w:rsidRPr="00AF3ED1" w:rsidRDefault="00C510E7">
            <w:pPr>
              <w:kinsoku/>
              <w:rPr>
                <w:rFonts w:ascii="Century Gothic" w:eastAsia="SimSun" w:hAnsi="Century Gothic" w:cs="SimSun"/>
                <w:sz w:val="28"/>
                <w:szCs w:val="28"/>
              </w:rPr>
            </w:pPr>
          </w:p>
        </w:tc>
        <w:tc>
          <w:tcPr>
            <w:tcW w:w="4790" w:type="dxa"/>
          </w:tcPr>
          <w:p w14:paraId="755CB150" w14:textId="7AD3B862"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00:00</w:t>
            </w:r>
            <w:r w:rsidRPr="00AF3ED1">
              <w:rPr>
                <w:rFonts w:ascii="Century Gothic" w:eastAsia="SimSun" w:hAnsi="Century Gothic" w:cs="SimSun"/>
                <w:sz w:val="28"/>
                <w:szCs w:val="28"/>
              </w:rPr>
              <w:t xml:space="preserve"> a.m.</w:t>
            </w:r>
          </w:p>
        </w:tc>
      </w:tr>
      <w:tr w:rsidR="00C510E7" w:rsidRPr="00AF3ED1" w14:paraId="3788524D" w14:textId="77777777" w:rsidTr="00572E4F">
        <w:trPr>
          <w:trHeight w:val="631"/>
        </w:trPr>
        <w:tc>
          <w:tcPr>
            <w:tcW w:w="1696" w:type="dxa"/>
            <w:tcBorders>
              <w:right w:val="nil"/>
            </w:tcBorders>
          </w:tcPr>
          <w:p w14:paraId="49A9016B" w14:textId="3F21F34F"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p>
        </w:tc>
        <w:tc>
          <w:tcPr>
            <w:tcW w:w="3094" w:type="dxa"/>
            <w:tcBorders>
              <w:left w:val="nil"/>
            </w:tcBorders>
          </w:tcPr>
          <w:p w14:paraId="080DA76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 Her Husband</w:t>
            </w:r>
          </w:p>
          <w:p w14:paraId="73A848A0" w14:textId="599A1B14" w:rsidR="00C510E7" w:rsidRPr="00AF3ED1" w:rsidRDefault="00C510E7">
            <w:pPr>
              <w:kinsoku/>
              <w:rPr>
                <w:rFonts w:ascii="Century Gothic" w:eastAsia="SimSun" w:hAnsi="Century Gothic" w:cs="SimSun"/>
                <w:sz w:val="28"/>
                <w:szCs w:val="28"/>
              </w:rPr>
            </w:pPr>
          </w:p>
        </w:tc>
        <w:tc>
          <w:tcPr>
            <w:tcW w:w="4790" w:type="dxa"/>
          </w:tcPr>
          <w:p w14:paraId="19F7190A" w14:textId="73AEA5F0" w:rsidR="00C510E7" w:rsidRPr="00AF3ED1" w:rsidRDefault="00572E4F">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p>
        </w:tc>
      </w:tr>
    </w:tbl>
    <w:p w14:paraId="03CA1A42" w14:textId="77777777" w:rsidR="00C510E7" w:rsidRPr="00AF3ED1" w:rsidRDefault="00C510E7">
      <w:pPr>
        <w:kinsoku/>
        <w:rPr>
          <w:rFonts w:ascii="Century Gothic" w:eastAsia="SimSun" w:hAnsi="Century Gothic" w:cs="SimSun"/>
          <w:sz w:val="28"/>
          <w:szCs w:val="28"/>
          <w:lang w:eastAsia="zh-CN"/>
        </w:rPr>
      </w:pPr>
    </w:p>
    <w:p w14:paraId="1D10BA5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and her husband are sleeping with their backs to each other.</w:t>
      </w:r>
    </w:p>
    <w:p w14:paraId="25C96E2E" w14:textId="77777777" w:rsidR="00572E4F" w:rsidRPr="00572E4F" w:rsidRDefault="00572E4F" w:rsidP="00572E4F">
      <w:pPr>
        <w:kinsoku/>
        <w:rPr>
          <w:rFonts w:ascii="Century Gothic" w:eastAsia="SimSun" w:hAnsi="Century Gothic" w:cs="SimSun"/>
          <w:sz w:val="28"/>
          <w:szCs w:val="28"/>
          <w:lang w:val="en-DE" w:eastAsia="zh-CN"/>
        </w:rPr>
      </w:pPr>
    </w:p>
    <w:p w14:paraId="3B9494A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4E16CDF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“How’s business going lately?”</w:t>
      </w:r>
    </w:p>
    <w:p w14:paraId="5BE93328" w14:textId="77777777" w:rsidR="00572E4F" w:rsidRPr="00572E4F" w:rsidRDefault="00572E4F" w:rsidP="00572E4F">
      <w:pPr>
        <w:kinsoku/>
        <w:rPr>
          <w:rFonts w:ascii="Century Gothic" w:eastAsia="SimSun" w:hAnsi="Century Gothic" w:cs="SimSun"/>
          <w:sz w:val="28"/>
          <w:szCs w:val="28"/>
          <w:lang w:val="en-DE" w:eastAsia="zh-CN"/>
        </w:rPr>
      </w:pPr>
    </w:p>
    <w:p w14:paraId="1C5C73F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21DA0D9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“It’s fine. A classmate of mine just bought a set of paintings.”</w:t>
      </w:r>
    </w:p>
    <w:p w14:paraId="45495165" w14:textId="77777777" w:rsidR="00572E4F" w:rsidRPr="00572E4F" w:rsidRDefault="00572E4F" w:rsidP="00572E4F">
      <w:pPr>
        <w:kinsoku/>
        <w:rPr>
          <w:rFonts w:ascii="Century Gothic" w:eastAsia="SimSun" w:hAnsi="Century Gothic" w:cs="SimSun"/>
          <w:sz w:val="28"/>
          <w:szCs w:val="28"/>
          <w:lang w:val="en-DE" w:eastAsia="zh-CN"/>
        </w:rPr>
      </w:pPr>
    </w:p>
    <w:p w14:paraId="28C4783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1444BEB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“Who? So generous?”</w:t>
      </w:r>
    </w:p>
    <w:p w14:paraId="2C55E33A" w14:textId="77777777" w:rsidR="00572E4F" w:rsidRPr="00572E4F" w:rsidRDefault="00572E4F" w:rsidP="00572E4F">
      <w:pPr>
        <w:kinsoku/>
        <w:rPr>
          <w:rFonts w:ascii="Century Gothic" w:eastAsia="SimSun" w:hAnsi="Century Gothic" w:cs="SimSun"/>
          <w:sz w:val="28"/>
          <w:szCs w:val="28"/>
          <w:lang w:val="en-DE" w:eastAsia="zh-CN"/>
        </w:rPr>
      </w:pPr>
    </w:p>
    <w:p w14:paraId="75FAF2F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3749130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096CC1A7" w14:textId="77777777" w:rsidR="00572E4F" w:rsidRPr="00572E4F" w:rsidRDefault="00572E4F" w:rsidP="00572E4F">
      <w:pPr>
        <w:kinsoku/>
        <w:rPr>
          <w:rFonts w:ascii="Century Gothic" w:eastAsia="SimSun" w:hAnsi="Century Gothic" w:cs="SimSun"/>
          <w:sz w:val="28"/>
          <w:szCs w:val="28"/>
          <w:lang w:val="en-DE" w:eastAsia="zh-CN"/>
        </w:rPr>
      </w:pPr>
    </w:p>
    <w:p w14:paraId="2C4DD4A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40E49C6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“Him?” (pauses) “Your first love?”</w:t>
      </w:r>
    </w:p>
    <w:p w14:paraId="1D502389" w14:textId="77777777" w:rsidR="00572E4F" w:rsidRPr="00572E4F" w:rsidRDefault="00572E4F" w:rsidP="00572E4F">
      <w:pPr>
        <w:kinsoku/>
        <w:rPr>
          <w:rFonts w:ascii="Century Gothic" w:eastAsia="SimSun" w:hAnsi="Century Gothic" w:cs="SimSun"/>
          <w:sz w:val="28"/>
          <w:szCs w:val="28"/>
          <w:lang w:val="en-DE" w:eastAsia="zh-CN"/>
        </w:rPr>
      </w:pPr>
    </w:p>
    <w:p w14:paraId="267000A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31D513B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“Yes.”</w:t>
      </w:r>
    </w:p>
    <w:p w14:paraId="5662AE58" w14:textId="77777777" w:rsidR="00572E4F" w:rsidRPr="00572E4F" w:rsidRDefault="00572E4F" w:rsidP="00572E4F">
      <w:pPr>
        <w:kinsoku/>
        <w:rPr>
          <w:rFonts w:ascii="Century Gothic" w:eastAsia="SimSun" w:hAnsi="Century Gothic" w:cs="SimSun"/>
          <w:sz w:val="28"/>
          <w:szCs w:val="28"/>
          <w:lang w:val="en-DE" w:eastAsia="zh-CN"/>
        </w:rPr>
      </w:pPr>
    </w:p>
    <w:p w14:paraId="22C755C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5431F3F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“How’s he doing now?”</w:t>
      </w:r>
    </w:p>
    <w:p w14:paraId="1B69AB5E" w14:textId="77777777" w:rsidR="00572E4F" w:rsidRPr="00572E4F" w:rsidRDefault="00572E4F" w:rsidP="00572E4F">
      <w:pPr>
        <w:kinsoku/>
        <w:rPr>
          <w:rFonts w:ascii="Century Gothic" w:eastAsia="SimSun" w:hAnsi="Century Gothic" w:cs="SimSun"/>
          <w:sz w:val="28"/>
          <w:szCs w:val="28"/>
          <w:lang w:val="en-DE" w:eastAsia="zh-CN"/>
        </w:rPr>
      </w:pPr>
    </w:p>
    <w:p w14:paraId="3FDFFE0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0F222ED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“I’m not really sure. Should be doing well, I guess. He’s a lawyer now. He bought a few paintings without bargaining.”</w:t>
      </w:r>
    </w:p>
    <w:p w14:paraId="2D6A9F3B" w14:textId="77777777" w:rsidR="00572E4F" w:rsidRPr="00572E4F" w:rsidRDefault="00572E4F" w:rsidP="00572E4F">
      <w:pPr>
        <w:kinsoku/>
        <w:rPr>
          <w:rFonts w:ascii="Century Gothic" w:eastAsia="SimSun" w:hAnsi="Century Gothic" w:cs="SimSun"/>
          <w:sz w:val="28"/>
          <w:szCs w:val="28"/>
          <w:lang w:val="en-DE" w:eastAsia="zh-CN"/>
        </w:rPr>
      </w:pPr>
    </w:p>
    <w:p w14:paraId="6E6B60B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286A34D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“Well…” (falls asleep)</w:t>
      </w:r>
    </w:p>
    <w:p w14:paraId="0D7A9073" w14:textId="77777777" w:rsidR="00572E4F" w:rsidRPr="00572E4F" w:rsidRDefault="00572E4F" w:rsidP="00572E4F">
      <w:pPr>
        <w:kinsoku/>
        <w:rPr>
          <w:rFonts w:ascii="Century Gothic" w:eastAsia="SimSun" w:hAnsi="Century Gothic" w:cs="SimSun"/>
          <w:sz w:val="28"/>
          <w:szCs w:val="28"/>
          <w:lang w:val="en-DE" w:eastAsia="zh-CN"/>
        </w:rPr>
      </w:pPr>
    </w:p>
    <w:p w14:paraId="32044BE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Du Xinyi notices that her husband has gone silent.</w:t>
      </w:r>
    </w:p>
    <w:p w14:paraId="69E13C6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She turns over and looks at her husband, who is facing away from her.</w:t>
      </w:r>
    </w:p>
    <w:p w14:paraId="00D81B6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stares blankly at the ceiling.</w:t>
      </w:r>
    </w:p>
    <w:p w14:paraId="7DA1322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She tosses and turns, unable to sleep.</w:t>
      </w:r>
    </w:p>
    <w:p w14:paraId="2C0D472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turns off the last dim light in the room.</w:t>
      </w:r>
    </w:p>
    <w:p w14:paraId="52C0B857" w14:textId="77777777" w:rsidR="00C510E7" w:rsidRPr="00AF3ED1" w:rsidRDefault="00C510E7">
      <w:pPr>
        <w:kinsoku/>
        <w:rPr>
          <w:rFonts w:ascii="Century Gothic" w:eastAsia="SimSun" w:hAnsi="Century Gothic" w:cs="SimSun"/>
          <w:sz w:val="28"/>
          <w:szCs w:val="28"/>
          <w:lang w:val="en-DE"/>
        </w:rPr>
      </w:pPr>
    </w:p>
    <w:p w14:paraId="466CB573"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74"/>
        <w:gridCol w:w="2916"/>
        <w:gridCol w:w="4790"/>
      </w:tblGrid>
      <w:tr w:rsidR="00C510E7" w:rsidRPr="00AF3ED1" w14:paraId="2380E740" w14:textId="77777777">
        <w:trPr>
          <w:trHeight w:val="631"/>
        </w:trPr>
        <w:tc>
          <w:tcPr>
            <w:tcW w:w="1874" w:type="dxa"/>
            <w:tcBorders>
              <w:right w:val="nil"/>
            </w:tcBorders>
          </w:tcPr>
          <w:p w14:paraId="5379E06E" w14:textId="76DDC92F"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Scene 25</w:t>
            </w:r>
          </w:p>
        </w:tc>
        <w:tc>
          <w:tcPr>
            <w:tcW w:w="2916" w:type="dxa"/>
            <w:tcBorders>
              <w:left w:val="nil"/>
            </w:tcBorders>
          </w:tcPr>
          <w:p w14:paraId="05A3CC22" w14:textId="662DA09E"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Art Gallery</w:t>
            </w:r>
          </w:p>
        </w:tc>
        <w:tc>
          <w:tcPr>
            <w:tcW w:w="4790" w:type="dxa"/>
          </w:tcPr>
          <w:p w14:paraId="77DAE49A" w14:textId="5627AEAA"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14:00</w:t>
            </w:r>
          </w:p>
        </w:tc>
      </w:tr>
      <w:tr w:rsidR="00C510E7" w:rsidRPr="00AF3ED1" w14:paraId="557B577F" w14:textId="77777777">
        <w:trPr>
          <w:trHeight w:val="631"/>
        </w:trPr>
        <w:tc>
          <w:tcPr>
            <w:tcW w:w="1874" w:type="dxa"/>
            <w:tcBorders>
              <w:right w:val="nil"/>
            </w:tcBorders>
          </w:tcPr>
          <w:p w14:paraId="181D69AF" w14:textId="7777777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rPr>
              <w:t>Characters</w:t>
            </w:r>
            <w:ins w:id="15" w:author="JOJO.LEE" w:date="2024-04-27T16:21: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eastAsia="zh-CN"/>
              </w:rPr>
              <w:t>Du Xinyi / Shop Assistant</w:t>
            </w:r>
          </w:p>
          <w:p w14:paraId="23344D1B" w14:textId="3B6C1DE4" w:rsidR="00C510E7" w:rsidRPr="00AF3ED1" w:rsidRDefault="00C510E7">
            <w:pPr>
              <w:kinsoku/>
              <w:rPr>
                <w:rFonts w:ascii="Century Gothic" w:eastAsia="SimSun" w:hAnsi="Century Gothic" w:cs="SimSun"/>
                <w:sz w:val="28"/>
                <w:szCs w:val="28"/>
                <w:lang w:val="en-DE"/>
              </w:rPr>
            </w:pPr>
          </w:p>
        </w:tc>
        <w:tc>
          <w:tcPr>
            <w:tcW w:w="2916" w:type="dxa"/>
            <w:tcBorders>
              <w:left w:val="nil"/>
            </w:tcBorders>
          </w:tcPr>
          <w:p w14:paraId="287EC9E5" w14:textId="77777777" w:rsidR="00C510E7" w:rsidRPr="00AF3ED1" w:rsidRDefault="00C510E7">
            <w:pPr>
              <w:kinsoku/>
              <w:rPr>
                <w:rFonts w:ascii="Century Gothic" w:eastAsia="SimSun" w:hAnsi="Century Gothic" w:cs="SimSun"/>
                <w:sz w:val="28"/>
                <w:szCs w:val="28"/>
              </w:rPr>
            </w:pPr>
          </w:p>
        </w:tc>
        <w:tc>
          <w:tcPr>
            <w:tcW w:w="4790" w:type="dxa"/>
          </w:tcPr>
          <w:p w14:paraId="0C002569" w14:textId="7777777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w:t>
            </w:r>
          </w:p>
          <w:p w14:paraId="23141BCD" w14:textId="7CA7E470" w:rsidR="00C510E7" w:rsidRPr="00AF3ED1" w:rsidRDefault="00C510E7">
            <w:pPr>
              <w:kinsoku/>
              <w:rPr>
                <w:rFonts w:ascii="Century Gothic" w:eastAsia="SimSun" w:hAnsi="Century Gothic" w:cs="SimSun"/>
                <w:sz w:val="28"/>
                <w:szCs w:val="28"/>
                <w:lang w:eastAsia="zh-CN"/>
              </w:rPr>
            </w:pPr>
          </w:p>
        </w:tc>
      </w:tr>
    </w:tbl>
    <w:p w14:paraId="77D87CAC" w14:textId="77777777" w:rsidR="00C510E7" w:rsidRPr="00AF3ED1" w:rsidRDefault="00C510E7">
      <w:pPr>
        <w:kinsoku/>
        <w:rPr>
          <w:rFonts w:ascii="Century Gothic" w:eastAsia="SimSun" w:hAnsi="Century Gothic" w:cs="SimSun"/>
          <w:sz w:val="28"/>
          <w:szCs w:val="28"/>
          <w:lang w:eastAsia="zh-CN"/>
        </w:rPr>
      </w:pPr>
    </w:p>
    <w:p w14:paraId="1A9FFB8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 shop assistant is wiping the table.</w:t>
      </w:r>
    </w:p>
    <w:p w14:paraId="0680698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is arranging flowers in a vase filled with water, using yellow, orange, and green flowers.</w:t>
      </w:r>
    </w:p>
    <w:p w14:paraId="075DBFA2" w14:textId="77777777" w:rsidR="00572E4F" w:rsidRPr="00572E4F" w:rsidRDefault="00572E4F" w:rsidP="00572E4F">
      <w:pPr>
        <w:kinsoku/>
        <w:rPr>
          <w:rFonts w:ascii="Century Gothic" w:eastAsia="SimSun" w:hAnsi="Century Gothic" w:cs="SimSun"/>
          <w:sz w:val="28"/>
          <w:szCs w:val="28"/>
          <w:lang w:val="en-DE" w:eastAsia="zh-CN"/>
        </w:rPr>
      </w:pPr>
    </w:p>
    <w:p w14:paraId="328D5DE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Shop Assistant:</w:t>
      </w:r>
    </w:p>
    <w:p w14:paraId="7459302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“Your friend seems very skilled, not really like a typical lawyer.”</w:t>
      </w:r>
    </w:p>
    <w:p w14:paraId="1C9926F4" w14:textId="77777777" w:rsidR="00572E4F" w:rsidRPr="00572E4F" w:rsidRDefault="00572E4F" w:rsidP="00572E4F">
      <w:pPr>
        <w:kinsoku/>
        <w:rPr>
          <w:rFonts w:ascii="Century Gothic" w:eastAsia="SimSun" w:hAnsi="Century Gothic" w:cs="SimSun"/>
          <w:sz w:val="28"/>
          <w:szCs w:val="28"/>
          <w:lang w:val="en-DE" w:eastAsia="zh-CN"/>
        </w:rPr>
      </w:pPr>
    </w:p>
    <w:p w14:paraId="3A782FF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2FD3E71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“That’s my classmate! What do you think a lawyer should be like?”</w:t>
      </w:r>
    </w:p>
    <w:p w14:paraId="6F558CE9" w14:textId="77777777" w:rsidR="00572E4F" w:rsidRPr="00572E4F" w:rsidRDefault="00572E4F" w:rsidP="00572E4F">
      <w:pPr>
        <w:kinsoku/>
        <w:rPr>
          <w:rFonts w:ascii="Century Gothic" w:eastAsia="SimSun" w:hAnsi="Century Gothic" w:cs="SimSun"/>
          <w:sz w:val="28"/>
          <w:szCs w:val="28"/>
          <w:lang w:val="en-DE" w:eastAsia="zh-CN"/>
        </w:rPr>
      </w:pPr>
    </w:p>
    <w:p w14:paraId="400BB6E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shop assistant laughs:</w:t>
      </w:r>
    </w:p>
    <w:p w14:paraId="1C74000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“Well, at least he’s not greasy. Men at his age usually are.”</w:t>
      </w:r>
    </w:p>
    <w:p w14:paraId="2932C78B" w14:textId="77777777" w:rsidR="00572E4F" w:rsidRPr="00572E4F" w:rsidRDefault="00572E4F" w:rsidP="00572E4F">
      <w:pPr>
        <w:kinsoku/>
        <w:rPr>
          <w:rFonts w:ascii="Century Gothic" w:eastAsia="SimSun" w:hAnsi="Century Gothic" w:cs="SimSun"/>
          <w:sz w:val="28"/>
          <w:szCs w:val="28"/>
          <w:lang w:val="en-DE" w:eastAsia="zh-CN"/>
        </w:rPr>
      </w:pPr>
    </w:p>
    <w:p w14:paraId="1C1DEAA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42BFC34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“So, that’s why he got divorced.”</w:t>
      </w:r>
    </w:p>
    <w:p w14:paraId="51B2BCD4" w14:textId="77777777" w:rsidR="00572E4F" w:rsidRPr="00572E4F" w:rsidRDefault="00572E4F" w:rsidP="00572E4F">
      <w:pPr>
        <w:kinsoku/>
        <w:rPr>
          <w:rFonts w:ascii="Century Gothic" w:eastAsia="SimSun" w:hAnsi="Century Gothic" w:cs="SimSun"/>
          <w:sz w:val="28"/>
          <w:szCs w:val="28"/>
          <w:lang w:val="en-DE" w:eastAsia="zh-CN"/>
        </w:rPr>
      </w:pPr>
    </w:p>
    <w:p w14:paraId="5102E28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Shop Assistant:</w:t>
      </w:r>
    </w:p>
    <w:p w14:paraId="76B9939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“Men who seem perfect often don’t give people a sense of security.”</w:t>
      </w:r>
    </w:p>
    <w:p w14:paraId="485FB7F6" w14:textId="77777777" w:rsidR="00572E4F" w:rsidRPr="00572E4F" w:rsidRDefault="00572E4F" w:rsidP="00572E4F">
      <w:pPr>
        <w:kinsoku/>
        <w:rPr>
          <w:rFonts w:ascii="Century Gothic" w:eastAsia="SimSun" w:hAnsi="Century Gothic" w:cs="SimSun"/>
          <w:sz w:val="28"/>
          <w:szCs w:val="28"/>
          <w:lang w:val="en-DE" w:eastAsia="zh-CN"/>
        </w:rPr>
      </w:pPr>
    </w:p>
    <w:p w14:paraId="1B21235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6156C68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“Do you think so?”</w:t>
      </w:r>
    </w:p>
    <w:p w14:paraId="590B3322" w14:textId="77777777" w:rsidR="00572E4F" w:rsidRPr="00572E4F" w:rsidRDefault="00572E4F" w:rsidP="00572E4F">
      <w:pPr>
        <w:kinsoku/>
        <w:rPr>
          <w:rFonts w:ascii="Century Gothic" w:eastAsia="SimSun" w:hAnsi="Century Gothic" w:cs="SimSun"/>
          <w:sz w:val="28"/>
          <w:szCs w:val="28"/>
          <w:lang w:val="en-DE" w:eastAsia="zh-CN"/>
        </w:rPr>
      </w:pPr>
    </w:p>
    <w:p w14:paraId="1DB5967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shop assistant nods in agreement.</w:t>
      </w:r>
    </w:p>
    <w:p w14:paraId="5A5B0BE8" w14:textId="77777777" w:rsidR="00572E4F" w:rsidRPr="00572E4F" w:rsidRDefault="00572E4F" w:rsidP="00572E4F">
      <w:pPr>
        <w:kinsoku/>
        <w:rPr>
          <w:rFonts w:ascii="Century Gothic" w:eastAsia="SimSun" w:hAnsi="Century Gothic" w:cs="SimSun"/>
          <w:sz w:val="28"/>
          <w:szCs w:val="28"/>
          <w:lang w:val="en-DE" w:eastAsia="zh-CN"/>
        </w:rPr>
      </w:pPr>
    </w:p>
    <w:p w14:paraId="71E49C9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6A5860D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“There’s a rule in this world—when one person is different from the others in a group, their existence becomes a mistake. Because it doesn’t align with the universal view.”</w:t>
      </w:r>
    </w:p>
    <w:p w14:paraId="5B87E80D" w14:textId="77777777" w:rsidR="00572E4F" w:rsidRPr="00572E4F" w:rsidRDefault="00572E4F" w:rsidP="00572E4F">
      <w:pPr>
        <w:kinsoku/>
        <w:rPr>
          <w:rFonts w:ascii="Century Gothic" w:eastAsia="SimSun" w:hAnsi="Century Gothic" w:cs="SimSun"/>
          <w:sz w:val="28"/>
          <w:szCs w:val="28"/>
          <w:lang w:val="en-DE" w:eastAsia="zh-CN"/>
        </w:rPr>
      </w:pPr>
    </w:p>
    <w:p w14:paraId="07DE33A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Shop Assistant:</w:t>
      </w:r>
    </w:p>
    <w:p w14:paraId="7270945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“What do you mean by that?”</w:t>
      </w:r>
    </w:p>
    <w:p w14:paraId="63F6AA8F" w14:textId="77777777" w:rsidR="00572E4F" w:rsidRPr="00572E4F" w:rsidRDefault="00572E4F" w:rsidP="00572E4F">
      <w:pPr>
        <w:kinsoku/>
        <w:rPr>
          <w:rFonts w:ascii="Century Gothic" w:eastAsia="SimSun" w:hAnsi="Century Gothic" w:cs="SimSun"/>
          <w:sz w:val="28"/>
          <w:szCs w:val="28"/>
          <w:lang w:val="en-DE" w:eastAsia="zh-CN"/>
        </w:rPr>
      </w:pPr>
    </w:p>
    <w:p w14:paraId="08FA269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7FA62A6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“Men are all the same. The only one you can rely on is yourself. If I had understood this when I was younger, I might have chosen what I truly wanted.”</w:t>
      </w:r>
    </w:p>
    <w:p w14:paraId="24B5347E" w14:textId="77777777" w:rsidR="00572E4F" w:rsidRPr="00572E4F" w:rsidRDefault="00572E4F" w:rsidP="00572E4F">
      <w:pPr>
        <w:kinsoku/>
        <w:rPr>
          <w:rFonts w:ascii="Century Gothic" w:eastAsia="SimSun" w:hAnsi="Century Gothic" w:cs="SimSun"/>
          <w:sz w:val="28"/>
          <w:szCs w:val="28"/>
          <w:lang w:val="en-DE" w:eastAsia="zh-CN"/>
        </w:rPr>
      </w:pPr>
    </w:p>
    <w:p w14:paraId="56AB8A7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finishes arranging the flowers and places them near the window.</w:t>
      </w:r>
    </w:p>
    <w:p w14:paraId="0DEC802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Her memories are reflected in the window.</w:t>
      </w:r>
    </w:p>
    <w:p w14:paraId="44FE22F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(Parallel editing)</w:t>
      </w:r>
    </w:p>
    <w:p w14:paraId="6490A87C" w14:textId="77777777" w:rsidR="00572E4F" w:rsidRPr="00572E4F" w:rsidRDefault="00572E4F" w:rsidP="00572E4F">
      <w:pPr>
        <w:kinsoku/>
        <w:rPr>
          <w:rFonts w:ascii="Century Gothic" w:eastAsia="SimSun" w:hAnsi="Century Gothic" w:cs="SimSun"/>
          <w:sz w:val="28"/>
          <w:szCs w:val="28"/>
          <w:lang w:val="en-DE" w:eastAsia="zh-CN"/>
        </w:rPr>
      </w:pPr>
    </w:p>
    <w:p w14:paraId="1C9C8AD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Flashback:</w:t>
      </w:r>
    </w:p>
    <w:p w14:paraId="3C8651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Du Xinyi and Chen Yiming share a kiss.</w:t>
      </w:r>
    </w:p>
    <w:p w14:paraId="07FA830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After her high school graduation, Du Xinyi receives a box of Chen Yiming’s childhood toys.</w:t>
      </w:r>
    </w:p>
    <w:p w14:paraId="30813BF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Chen Yiming asks Du Xinyi to close her eyes, and when she opens them, he places a bracelet on her wrist.</w:t>
      </w:r>
    </w:p>
    <w:p w14:paraId="68E67B2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Chen Yiming plays the guitar and sings for her.</w:t>
      </w:r>
    </w:p>
    <w:p w14:paraId="6D103E4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ambria Math" w:eastAsia="SimSun" w:hAnsi="Cambria Math" w:cs="Cambria Math"/>
          <w:sz w:val="28"/>
          <w:szCs w:val="28"/>
          <w:lang w:val="en-DE" w:eastAsia="zh-CN"/>
        </w:rPr>
        <w:t>△</w:t>
      </w:r>
      <w:r w:rsidRPr="00572E4F">
        <w:rPr>
          <w:rFonts w:ascii="Century Gothic" w:eastAsia="SimSun" w:hAnsi="Century Gothic" w:cs="SimSun"/>
          <w:sz w:val="28"/>
          <w:szCs w:val="28"/>
          <w:lang w:val="en-DE" w:eastAsia="zh-CN"/>
        </w:rPr>
        <w:t xml:space="preserve"> After losing a card game, Du Xinyi draws on Chen Yiming’s face.</w:t>
      </w:r>
    </w:p>
    <w:p w14:paraId="4D50BF3F" w14:textId="77777777" w:rsidR="00C510E7" w:rsidRPr="00AF3ED1" w:rsidRDefault="00C510E7">
      <w:pPr>
        <w:kinsoku/>
        <w:rPr>
          <w:rFonts w:ascii="Century Gothic" w:eastAsia="SimSun" w:hAnsi="Century Gothic" w:cs="SimSun"/>
          <w:sz w:val="28"/>
          <w:szCs w:val="28"/>
          <w:lang w:val="en-DE" w:eastAsia="zh-CN"/>
        </w:rPr>
      </w:pPr>
    </w:p>
    <w:p w14:paraId="2DC5C089"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EE39320" w14:textId="77777777">
        <w:trPr>
          <w:trHeight w:val="631"/>
        </w:trPr>
        <w:tc>
          <w:tcPr>
            <w:tcW w:w="4790" w:type="dxa"/>
          </w:tcPr>
          <w:p w14:paraId="5FF30E7F"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26</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Family</w:t>
            </w:r>
          </w:p>
          <w:p w14:paraId="167809C9" w14:textId="654369E4" w:rsidR="00C510E7" w:rsidRPr="00AF3ED1" w:rsidRDefault="00C510E7">
            <w:pPr>
              <w:kinsoku/>
              <w:rPr>
                <w:rFonts w:ascii="Century Gothic" w:eastAsia="SimSun" w:hAnsi="Century Gothic" w:cs="SimSun"/>
                <w:sz w:val="28"/>
                <w:szCs w:val="28"/>
              </w:rPr>
            </w:pPr>
          </w:p>
        </w:tc>
        <w:tc>
          <w:tcPr>
            <w:tcW w:w="4790" w:type="dxa"/>
          </w:tcPr>
          <w:p w14:paraId="161C1879" w14:textId="6DC50F82" w:rsidR="00C510E7" w:rsidRPr="00AF3ED1" w:rsidRDefault="004330EA">
            <w:pPr>
              <w:kinsoku/>
              <w:rPr>
                <w:rFonts w:ascii="Century Gothic" w:eastAsia="SimSun" w:hAnsi="Century Gothic" w:cs="SimSun"/>
                <w:sz w:val="28"/>
                <w:szCs w:val="28"/>
              </w:rPr>
            </w:pPr>
            <w:r>
              <w:rPr>
                <w:rFonts w:ascii="Century Gothic" w:eastAsia="SimSun" w:hAnsi="Century Gothic" w:cs="SimSun"/>
                <w:sz w:val="28"/>
                <w:szCs w:val="28"/>
              </w:rPr>
              <w:t>Time</w:t>
            </w:r>
            <w:ins w:id="16" w:author="JOJO.LEE" w:date="2024-04-27T16:25:00Z">
              <w:r w:rsidR="00000000" w:rsidRPr="00AF3ED1">
                <w:rPr>
                  <w:rFonts w:ascii="Century Gothic" w:eastAsia="SimSun" w:hAnsi="Century Gothic" w:cs="SimSun"/>
                  <w:sz w:val="28"/>
                  <w:szCs w:val="28"/>
                  <w:lang w:eastAsia="zh-CN"/>
                </w:rPr>
                <w:t>：</w:t>
              </w:r>
            </w:ins>
            <w:r w:rsidR="00000000" w:rsidRPr="00AF3ED1">
              <w:rPr>
                <w:rFonts w:ascii="Century Gothic" w:eastAsia="SimSun" w:hAnsi="Century Gothic" w:cs="SimSun"/>
                <w:sz w:val="28"/>
                <w:szCs w:val="28"/>
              </w:rPr>
              <w:t>20:00</w:t>
            </w:r>
          </w:p>
        </w:tc>
      </w:tr>
      <w:tr w:rsidR="00C510E7" w:rsidRPr="00AF3ED1" w14:paraId="5B225F5C" w14:textId="77777777">
        <w:trPr>
          <w:trHeight w:val="631"/>
        </w:trPr>
        <w:tc>
          <w:tcPr>
            <w:tcW w:w="4790" w:type="dxa"/>
          </w:tcPr>
          <w:p w14:paraId="169CC3AF"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 / Son Cheng Cheng / Husband</w:t>
            </w:r>
          </w:p>
          <w:p w14:paraId="0B90232C" w14:textId="170BDC41" w:rsidR="00C510E7" w:rsidRPr="00AF3ED1" w:rsidRDefault="00C510E7">
            <w:pPr>
              <w:kinsoku/>
              <w:rPr>
                <w:rFonts w:ascii="Century Gothic" w:eastAsia="SimSun" w:hAnsi="Century Gothic" w:cs="SimSun"/>
                <w:sz w:val="28"/>
                <w:szCs w:val="28"/>
                <w:lang w:val="en-DE"/>
              </w:rPr>
            </w:pPr>
          </w:p>
        </w:tc>
        <w:tc>
          <w:tcPr>
            <w:tcW w:w="4790" w:type="dxa"/>
          </w:tcPr>
          <w:p w14:paraId="471462D8" w14:textId="77777777" w:rsidR="00572E4F" w:rsidRPr="00AF3ED1" w:rsidRDefault="00572E4F" w:rsidP="00572E4F">
            <w:pPr>
              <w:kinsoku/>
              <w:rPr>
                <w:rFonts w:ascii="Century Gothic" w:eastAsiaTheme="minorEastAsia" w:hAnsi="Century Gothic" w:cstheme="minorEastAsia"/>
                <w:sz w:val="28"/>
                <w:szCs w:val="28"/>
                <w:shd w:val="clear" w:color="auto" w:fill="FFFFFF"/>
                <w:lang w:val="en-DE" w:eastAsia="zh-CN" w:bidi="ar"/>
              </w:rPr>
            </w:pPr>
            <w:r w:rsidRPr="00AF3ED1">
              <w:rPr>
                <w:rFonts w:ascii="Century Gothic" w:eastAsia="SimSun" w:hAnsi="Century Gothic" w:cs="SimSun"/>
                <w:sz w:val="28"/>
                <w:szCs w:val="28"/>
                <w:lang w:val="en-DE" w:eastAsia="zh-CN"/>
              </w:rPr>
              <w:t>Note</w:t>
            </w:r>
            <w:r w:rsidR="00000000" w:rsidRPr="00AF3ED1">
              <w:rPr>
                <w:rFonts w:ascii="Century Gothic" w:eastAsia="SimSun" w:hAnsi="Century Gothic" w:cs="SimSun"/>
                <w:sz w:val="28"/>
                <w:szCs w:val="28"/>
                <w:lang w:val="en-DE" w:eastAsia="zh-CN"/>
              </w:rPr>
              <w:t>：</w:t>
            </w:r>
            <w:r w:rsidRPr="00AF3ED1">
              <w:rPr>
                <w:rFonts w:ascii="Century Gothic" w:eastAsiaTheme="minorEastAsia" w:hAnsi="Century Gothic" w:cstheme="minorEastAsia"/>
                <w:sz w:val="28"/>
                <w:szCs w:val="28"/>
                <w:shd w:val="clear" w:color="auto" w:fill="FFFFFF"/>
                <w:lang w:val="en-DE" w:eastAsia="zh-CN" w:bidi="ar"/>
              </w:rPr>
              <w:t>Qatar World Cup Round of 16 Replay: France vs Poland</w:t>
            </w:r>
          </w:p>
          <w:p w14:paraId="33A1FBB8" w14:textId="7420C3EB" w:rsidR="00C510E7" w:rsidRPr="00AF3ED1" w:rsidRDefault="00C510E7">
            <w:pPr>
              <w:kinsoku/>
              <w:rPr>
                <w:rFonts w:ascii="Century Gothic" w:hAnsi="Century Gothic"/>
                <w:sz w:val="28"/>
                <w:szCs w:val="28"/>
                <w:lang w:val="en-DE" w:eastAsia="zh-CN"/>
              </w:rPr>
            </w:pPr>
          </w:p>
          <w:p w14:paraId="6842862D" w14:textId="77777777" w:rsidR="00C510E7" w:rsidRPr="00AF3ED1" w:rsidRDefault="00C510E7">
            <w:pPr>
              <w:kinsoku/>
              <w:rPr>
                <w:rFonts w:ascii="Century Gothic" w:eastAsia="SimSun" w:hAnsi="Century Gothic" w:cs="SimSun"/>
                <w:sz w:val="28"/>
                <w:szCs w:val="28"/>
                <w:lang w:val="en-DE" w:eastAsia="zh-CN"/>
              </w:rPr>
            </w:pPr>
          </w:p>
        </w:tc>
      </w:tr>
    </w:tbl>
    <w:p w14:paraId="50B145A8" w14:textId="77777777" w:rsidR="00C510E7" w:rsidRPr="00AF3ED1" w:rsidRDefault="00C510E7">
      <w:pPr>
        <w:kinsoku/>
        <w:rPr>
          <w:rFonts w:ascii="Century Gothic" w:eastAsia="SimSun" w:hAnsi="Century Gothic" w:cs="SimSun"/>
          <w:sz w:val="28"/>
          <w:szCs w:val="28"/>
          <w:lang w:val="en-DE" w:eastAsia="zh-CN"/>
        </w:rPr>
      </w:pPr>
    </w:p>
    <w:p w14:paraId="25DD68E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Du Xinyi brings the last dish to the table:</w:t>
      </w:r>
    </w:p>
    <w:p w14:paraId="3A0D4CF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“Time to eat!”</w:t>
      </w:r>
    </w:p>
    <w:p w14:paraId="2B4F6A2A" w14:textId="77777777" w:rsidR="00572E4F" w:rsidRPr="00572E4F" w:rsidRDefault="00572E4F" w:rsidP="00572E4F">
      <w:pPr>
        <w:kinsoku/>
        <w:rPr>
          <w:rFonts w:ascii="Century Gothic" w:eastAsia="SimSun" w:hAnsi="Century Gothic" w:cs="SimSun"/>
          <w:sz w:val="28"/>
          <w:szCs w:val="28"/>
          <w:lang w:val="en-DE" w:eastAsia="zh-CN"/>
        </w:rPr>
      </w:pPr>
    </w:p>
    <w:p w14:paraId="20A8A87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 and son high-five:</w:t>
      </w:r>
    </w:p>
    <w:p w14:paraId="0152F96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“YEAH, Mbappé!” (The football match is playing on TV)</w:t>
      </w:r>
    </w:p>
    <w:p w14:paraId="6737A688" w14:textId="77777777" w:rsidR="00572E4F" w:rsidRPr="00572E4F" w:rsidRDefault="00572E4F" w:rsidP="00572E4F">
      <w:pPr>
        <w:kinsoku/>
        <w:rPr>
          <w:rFonts w:ascii="Century Gothic" w:eastAsia="SimSun" w:hAnsi="Century Gothic" w:cs="SimSun"/>
          <w:sz w:val="28"/>
          <w:szCs w:val="28"/>
          <w:lang w:val="en-DE" w:eastAsia="zh-CN"/>
        </w:rPr>
      </w:pPr>
    </w:p>
    <w:p w14:paraId="5CFCAA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Commentator:</w:t>
      </w:r>
    </w:p>
    <w:p w14:paraId="642EF93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“Beautiful! Mbappé scores his fourth goal in this World Cup. And with this goal, he has tied with his idol Cristiano Ronaldo, becoming one of the players to score 8 goals in World Cup history…”</w:t>
      </w:r>
    </w:p>
    <w:p w14:paraId="791B83AD" w14:textId="77777777" w:rsidR="00572E4F" w:rsidRPr="00572E4F" w:rsidRDefault="00572E4F" w:rsidP="00572E4F">
      <w:pPr>
        <w:kinsoku/>
        <w:rPr>
          <w:rFonts w:ascii="Century Gothic" w:eastAsia="SimSun" w:hAnsi="Century Gothic" w:cs="SimSun"/>
          <w:sz w:val="28"/>
          <w:szCs w:val="28"/>
          <w:lang w:val="en-DE" w:eastAsia="zh-CN"/>
        </w:rPr>
      </w:pPr>
    </w:p>
    <w:p w14:paraId="2F9775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 and son remain glued to the match.</w:t>
      </w:r>
    </w:p>
    <w:p w14:paraId="608CB118" w14:textId="77777777" w:rsidR="00572E4F" w:rsidRPr="00572E4F" w:rsidRDefault="00572E4F" w:rsidP="00572E4F">
      <w:pPr>
        <w:kinsoku/>
        <w:rPr>
          <w:rFonts w:ascii="Century Gothic" w:eastAsia="SimSun" w:hAnsi="Century Gothic" w:cs="SimSun"/>
          <w:sz w:val="28"/>
          <w:szCs w:val="28"/>
          <w:lang w:val="en-DE" w:eastAsia="zh-CN"/>
        </w:rPr>
      </w:pPr>
    </w:p>
    <w:p w14:paraId="1072D2F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2014212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“Hurry up and eat, the food will get cold!”</w:t>
      </w:r>
    </w:p>
    <w:p w14:paraId="3F47A8D5" w14:textId="77777777" w:rsidR="00572E4F" w:rsidRPr="00572E4F" w:rsidRDefault="00572E4F" w:rsidP="00572E4F">
      <w:pPr>
        <w:kinsoku/>
        <w:rPr>
          <w:rFonts w:ascii="Century Gothic" w:eastAsia="SimSun" w:hAnsi="Century Gothic" w:cs="SimSun"/>
          <w:sz w:val="28"/>
          <w:szCs w:val="28"/>
          <w:lang w:val="en-DE" w:eastAsia="zh-CN"/>
        </w:rPr>
      </w:pPr>
    </w:p>
    <w:p w14:paraId="3B24D5E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 stands up and goes to the kitchen to get chopsticks.</w:t>
      </w:r>
    </w:p>
    <w:p w14:paraId="0F2F2004" w14:textId="77777777" w:rsidR="00572E4F" w:rsidRPr="00572E4F" w:rsidRDefault="00572E4F" w:rsidP="00572E4F">
      <w:pPr>
        <w:kinsoku/>
        <w:rPr>
          <w:rFonts w:ascii="Century Gothic" w:eastAsia="SimSun" w:hAnsi="Century Gothic" w:cs="SimSun"/>
          <w:sz w:val="28"/>
          <w:szCs w:val="28"/>
          <w:lang w:val="en-DE" w:eastAsia="zh-CN"/>
        </w:rPr>
      </w:pPr>
    </w:p>
    <w:p w14:paraId="1DEC012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and her husband start eating.</w:t>
      </w:r>
    </w:p>
    <w:p w14:paraId="01F55538" w14:textId="77777777" w:rsidR="00572E4F" w:rsidRPr="00572E4F" w:rsidRDefault="00572E4F" w:rsidP="00572E4F">
      <w:pPr>
        <w:kinsoku/>
        <w:rPr>
          <w:rFonts w:ascii="Century Gothic" w:eastAsia="SimSun" w:hAnsi="Century Gothic" w:cs="SimSun"/>
          <w:sz w:val="28"/>
          <w:szCs w:val="28"/>
          <w:lang w:val="en-DE" w:eastAsia="zh-CN"/>
        </w:rPr>
      </w:pPr>
    </w:p>
    <w:p w14:paraId="3BD2F83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2789630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“Cheng Cheng, didn’t you hear me talking?”</w:t>
      </w:r>
    </w:p>
    <w:p w14:paraId="5CA7BBA2" w14:textId="77777777" w:rsidR="00572E4F" w:rsidRPr="00572E4F" w:rsidRDefault="00572E4F" w:rsidP="00572E4F">
      <w:pPr>
        <w:kinsoku/>
        <w:rPr>
          <w:rFonts w:ascii="Century Gothic" w:eastAsia="SimSun" w:hAnsi="Century Gothic" w:cs="SimSun"/>
          <w:sz w:val="28"/>
          <w:szCs w:val="28"/>
          <w:lang w:val="en-DE" w:eastAsia="zh-CN"/>
        </w:rPr>
      </w:pPr>
    </w:p>
    <w:p w14:paraId="29D61E6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(slightly upset):</w:t>
      </w:r>
    </w:p>
    <w:p w14:paraId="165831A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food is getting cold.”</w:t>
      </w:r>
    </w:p>
    <w:p w14:paraId="50749E6A" w14:textId="77777777" w:rsidR="00572E4F" w:rsidRPr="00572E4F" w:rsidRDefault="00572E4F" w:rsidP="00572E4F">
      <w:pPr>
        <w:kinsoku/>
        <w:rPr>
          <w:rFonts w:ascii="Century Gothic" w:eastAsia="SimSun" w:hAnsi="Century Gothic" w:cs="SimSun"/>
          <w:sz w:val="28"/>
          <w:szCs w:val="28"/>
          <w:lang w:val="en-DE" w:eastAsia="zh-CN"/>
        </w:rPr>
      </w:pPr>
    </w:p>
    <w:p w14:paraId="24EE39C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Cheng Cheng hesitates and walks over, picking up his bowl and chopsticks.</w:t>
      </w:r>
    </w:p>
    <w:p w14:paraId="622C3986" w14:textId="77777777" w:rsidR="00572E4F" w:rsidRPr="00572E4F" w:rsidRDefault="00572E4F" w:rsidP="00572E4F">
      <w:pPr>
        <w:kinsoku/>
        <w:rPr>
          <w:rFonts w:ascii="Century Gothic" w:eastAsia="SimSun" w:hAnsi="Century Gothic" w:cs="SimSun"/>
          <w:sz w:val="28"/>
          <w:szCs w:val="28"/>
          <w:lang w:val="en-DE" w:eastAsia="zh-CN"/>
        </w:rPr>
      </w:pPr>
    </w:p>
    <w:p w14:paraId="55A7B18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adds a few pieces of fish to Cheng Cheng’s bowl.</w:t>
      </w:r>
    </w:p>
    <w:p w14:paraId="1D527ECF" w14:textId="77777777" w:rsidR="00572E4F" w:rsidRPr="00572E4F" w:rsidRDefault="00572E4F" w:rsidP="00572E4F">
      <w:pPr>
        <w:kinsoku/>
        <w:rPr>
          <w:rFonts w:ascii="Century Gothic" w:eastAsia="SimSun" w:hAnsi="Century Gothic" w:cs="SimSun"/>
          <w:sz w:val="28"/>
          <w:szCs w:val="28"/>
          <w:lang w:val="en-DE" w:eastAsia="zh-CN"/>
        </w:rPr>
      </w:pPr>
    </w:p>
    <w:p w14:paraId="00D77AD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Cheng Cheng piles his bowl with food, then runs back to the TV, continuing to watch the match.</w:t>
      </w:r>
    </w:p>
    <w:p w14:paraId="6590EB1D" w14:textId="77777777" w:rsidR="00572E4F" w:rsidRPr="00572E4F" w:rsidRDefault="00572E4F" w:rsidP="00572E4F">
      <w:pPr>
        <w:kinsoku/>
        <w:rPr>
          <w:rFonts w:ascii="Century Gothic" w:eastAsia="SimSun" w:hAnsi="Century Gothic" w:cs="SimSun"/>
          <w:sz w:val="28"/>
          <w:szCs w:val="28"/>
          <w:lang w:val="en-DE" w:eastAsia="zh-CN"/>
        </w:rPr>
      </w:pPr>
    </w:p>
    <w:p w14:paraId="0398A34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11BCEE1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“This kid never eats properly. He’s been like this since he was little, never learning. It’s all because you’ve spoiled him.”</w:t>
      </w:r>
    </w:p>
    <w:p w14:paraId="18073955" w14:textId="77777777" w:rsidR="00572E4F" w:rsidRPr="00572E4F" w:rsidRDefault="00572E4F" w:rsidP="00572E4F">
      <w:pPr>
        <w:kinsoku/>
        <w:rPr>
          <w:rFonts w:ascii="Century Gothic" w:eastAsia="SimSun" w:hAnsi="Century Gothic" w:cs="SimSun"/>
          <w:sz w:val="28"/>
          <w:szCs w:val="28"/>
          <w:lang w:val="en-DE" w:eastAsia="zh-CN"/>
        </w:rPr>
      </w:pPr>
    </w:p>
    <w:p w14:paraId="682F3C3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Du Xinyi:</w:t>
      </w:r>
    </w:p>
    <w:p w14:paraId="77259E4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“School is tiring enough for him. When he’s home, he should be able to relax with his parents. What do you mean ‘spoiled by me’?”</w:t>
      </w:r>
    </w:p>
    <w:p w14:paraId="793638F9" w14:textId="77777777" w:rsidR="00572E4F" w:rsidRPr="00572E4F" w:rsidRDefault="00572E4F" w:rsidP="00572E4F">
      <w:pPr>
        <w:kinsoku/>
        <w:rPr>
          <w:rFonts w:ascii="Century Gothic" w:eastAsia="SimSun" w:hAnsi="Century Gothic" w:cs="SimSun"/>
          <w:sz w:val="28"/>
          <w:szCs w:val="28"/>
          <w:lang w:val="en-DE" w:eastAsia="zh-CN"/>
        </w:rPr>
      </w:pPr>
    </w:p>
    <w:p w14:paraId="30349C3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dinner table falls into the usual silence.</w:t>
      </w:r>
    </w:p>
    <w:p w14:paraId="6D5A029B" w14:textId="77777777" w:rsidR="00572E4F" w:rsidRPr="00572E4F" w:rsidRDefault="00572E4F" w:rsidP="00572E4F">
      <w:pPr>
        <w:kinsoku/>
        <w:rPr>
          <w:rFonts w:ascii="Century Gothic" w:eastAsia="SimSun" w:hAnsi="Century Gothic" w:cs="SimSun"/>
          <w:sz w:val="28"/>
          <w:szCs w:val="28"/>
          <w:lang w:val="en-DE" w:eastAsia="zh-CN"/>
        </w:rPr>
      </w:pPr>
    </w:p>
    <w:p w14:paraId="3122F49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Cheng Cheng watches the TV, absentmindedly picking at his food. The sound of the commentator continues.</w:t>
      </w:r>
    </w:p>
    <w:p w14:paraId="250DF722" w14:textId="77777777" w:rsidR="00572E4F" w:rsidRPr="00572E4F" w:rsidRDefault="00572E4F" w:rsidP="00572E4F">
      <w:pPr>
        <w:kinsoku/>
        <w:rPr>
          <w:rFonts w:ascii="Century Gothic" w:eastAsia="SimSun" w:hAnsi="Century Gothic" w:cs="SimSun"/>
          <w:sz w:val="28"/>
          <w:szCs w:val="28"/>
          <w:lang w:val="en-DE" w:eastAsia="zh-CN"/>
        </w:rPr>
      </w:pPr>
    </w:p>
    <w:p w14:paraId="23CEA89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 (in a calm tone):</w:t>
      </w:r>
    </w:p>
    <w:p w14:paraId="4A27AA5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“Why don’t you just stop running the gallery? You’re working so hard with the kid, and you don’t want to hire a nanny. The gallery doesn’t even make much each year. I’m not saying I can’t support you.”</w:t>
      </w:r>
    </w:p>
    <w:p w14:paraId="6EBF7A03" w14:textId="77777777" w:rsidR="00572E4F" w:rsidRPr="00572E4F" w:rsidRDefault="00572E4F" w:rsidP="00572E4F">
      <w:pPr>
        <w:kinsoku/>
        <w:rPr>
          <w:rFonts w:ascii="Century Gothic" w:eastAsia="SimSun" w:hAnsi="Century Gothic" w:cs="SimSun"/>
          <w:sz w:val="28"/>
          <w:szCs w:val="28"/>
          <w:lang w:val="en-DE" w:eastAsia="zh-CN"/>
        </w:rPr>
      </w:pPr>
    </w:p>
    <w:p w14:paraId="42B8C93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460B194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 really enjoy what I’m doing. I think the kid would rather see a mother who works hard. I believe that’s the best education I can give him.”</w:t>
      </w:r>
    </w:p>
    <w:p w14:paraId="32D535F2" w14:textId="77777777" w:rsidR="00572E4F" w:rsidRPr="00572E4F" w:rsidRDefault="00572E4F" w:rsidP="00572E4F">
      <w:pPr>
        <w:kinsoku/>
        <w:rPr>
          <w:rFonts w:ascii="Century Gothic" w:eastAsia="SimSun" w:hAnsi="Century Gothic" w:cs="SimSun"/>
          <w:sz w:val="28"/>
          <w:szCs w:val="28"/>
          <w:lang w:val="en-DE" w:eastAsia="zh-CN"/>
        </w:rPr>
      </w:pPr>
    </w:p>
    <w:p w14:paraId="3883628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Cheng Cheng returns to the table.</w:t>
      </w:r>
    </w:p>
    <w:p w14:paraId="23669D5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adds some of Cheng Cheng’s favorite food to his bowl.</w:t>
      </w:r>
    </w:p>
    <w:p w14:paraId="641FB955" w14:textId="77777777" w:rsidR="00C510E7" w:rsidRPr="00AF3ED1" w:rsidRDefault="00C510E7">
      <w:pPr>
        <w:kinsoku/>
        <w:rPr>
          <w:rFonts w:ascii="Century Gothic" w:eastAsia="SimSun" w:hAnsi="Century Gothic" w:cs="SimSun"/>
          <w:sz w:val="28"/>
          <w:szCs w:val="28"/>
          <w:lang w:eastAsia="zh-CN"/>
        </w:rPr>
      </w:pPr>
    </w:p>
    <w:p w14:paraId="3015DB9B"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37490225" w14:textId="77777777">
        <w:trPr>
          <w:trHeight w:val="1254"/>
        </w:trPr>
        <w:tc>
          <w:tcPr>
            <w:tcW w:w="4790" w:type="dxa"/>
          </w:tcPr>
          <w:p w14:paraId="51968819" w14:textId="01AE45F3" w:rsidR="00C510E7" w:rsidRPr="00AF3ED1" w:rsidRDefault="00572E4F">
            <w:pPr>
              <w:kinsoku/>
              <w:rPr>
                <w:ins w:id="17" w:author="JOJO.LEE" w:date="2024-04-27T16:28:00Z"/>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Scene 27</w:t>
            </w:r>
          </w:p>
          <w:p w14:paraId="7315A2C0" w14:textId="77777777" w:rsidR="00572E4F" w:rsidRPr="00AF3ED1"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Art Gallery &amp; Chen Yiming’s Office</w:t>
            </w:r>
          </w:p>
          <w:p w14:paraId="16F0092A" w14:textId="20119FBB" w:rsidR="00C510E7" w:rsidRPr="00AF3ED1" w:rsidRDefault="00C510E7">
            <w:pPr>
              <w:kinsoku/>
              <w:rPr>
                <w:rFonts w:ascii="Century Gothic" w:eastAsia="SimSun" w:hAnsi="Century Gothic" w:cs="SimSun"/>
                <w:sz w:val="28"/>
                <w:szCs w:val="28"/>
                <w:lang w:val="en-DE" w:eastAsia="zh-CN"/>
              </w:rPr>
            </w:pPr>
          </w:p>
        </w:tc>
        <w:tc>
          <w:tcPr>
            <w:tcW w:w="4790" w:type="dxa"/>
          </w:tcPr>
          <w:p w14:paraId="119C612F" w14:textId="0F1C8FA7"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14:00 </w:t>
            </w:r>
          </w:p>
        </w:tc>
      </w:tr>
      <w:tr w:rsidR="00C510E7" w:rsidRPr="00AF3ED1" w14:paraId="0292DF34" w14:textId="77777777">
        <w:trPr>
          <w:trHeight w:val="632"/>
        </w:trPr>
        <w:tc>
          <w:tcPr>
            <w:tcW w:w="4790" w:type="dxa"/>
          </w:tcPr>
          <w:p w14:paraId="06E41685" w14:textId="30A76DF2" w:rsidR="00C510E7" w:rsidRPr="00AF3ED1" w:rsidRDefault="004330EA">
            <w:pPr>
              <w:kinsoku/>
              <w:rPr>
                <w:rFonts w:ascii="Century Gothic" w:eastAsia="SimSun" w:hAnsi="Century Gothic" w:cs="SimSun"/>
                <w:sz w:val="28"/>
                <w:szCs w:val="28"/>
                <w:lang w:eastAsia="zh-CN"/>
              </w:rPr>
            </w:pPr>
            <w:r>
              <w:rPr>
                <w:rFonts w:ascii="Century Gothic" w:eastAsia="SimSun" w:hAnsi="Century Gothic" w:cs="SimSun"/>
                <w:sz w:val="28"/>
                <w:szCs w:val="28"/>
              </w:rPr>
              <w:t>Characters: Du Xinyi/Chen Yiming</w:t>
            </w:r>
          </w:p>
        </w:tc>
        <w:tc>
          <w:tcPr>
            <w:tcW w:w="4790" w:type="dxa"/>
          </w:tcPr>
          <w:p w14:paraId="4519DB58"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Cut to Du Xinyi’s Reaction:</w:t>
            </w:r>
          </w:p>
          <w:p w14:paraId="77408DF5" w14:textId="0C009644" w:rsidR="00C510E7" w:rsidRPr="00AF3ED1" w:rsidRDefault="00C510E7">
            <w:pPr>
              <w:kinsoku/>
              <w:rPr>
                <w:rFonts w:ascii="Century Gothic" w:eastAsia="SimSun" w:hAnsi="Century Gothic" w:cs="SimSun"/>
                <w:sz w:val="28"/>
                <w:szCs w:val="28"/>
                <w:lang w:val="en-DE"/>
              </w:rPr>
            </w:pPr>
          </w:p>
        </w:tc>
      </w:tr>
    </w:tbl>
    <w:p w14:paraId="57897048" w14:textId="77777777" w:rsidR="00C510E7" w:rsidRPr="00AF3ED1" w:rsidRDefault="00C510E7">
      <w:pPr>
        <w:kinsoku/>
        <w:rPr>
          <w:rFonts w:ascii="Century Gothic" w:eastAsia="SimSun" w:hAnsi="Century Gothic" w:cs="SimSun"/>
          <w:sz w:val="28"/>
          <w:szCs w:val="28"/>
        </w:rPr>
      </w:pPr>
    </w:p>
    <w:p w14:paraId="081186C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calls Chen Yiming:</w:t>
      </w:r>
    </w:p>
    <w:p w14:paraId="236D77C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paintings have been packed and processed. Please give me your address and phone number.”</w:t>
      </w:r>
    </w:p>
    <w:p w14:paraId="39982F09" w14:textId="77777777" w:rsidR="00572E4F" w:rsidRPr="00572E4F" w:rsidRDefault="00572E4F" w:rsidP="00572E4F">
      <w:pPr>
        <w:kinsoku/>
        <w:rPr>
          <w:rFonts w:ascii="Century Gothic" w:eastAsia="SimSun" w:hAnsi="Century Gothic" w:cs="SimSun"/>
          <w:sz w:val="28"/>
          <w:szCs w:val="28"/>
          <w:lang w:val="en-DE" w:eastAsia="zh-CN"/>
        </w:rPr>
      </w:pPr>
    </w:p>
    <w:p w14:paraId="1E5132C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2C15D33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“Great! I really appreciate it.”</w:t>
      </w:r>
    </w:p>
    <w:p w14:paraId="5C548D11" w14:textId="77777777" w:rsidR="00572E4F" w:rsidRPr="00572E4F" w:rsidRDefault="00572E4F" w:rsidP="00572E4F">
      <w:pPr>
        <w:kinsoku/>
        <w:rPr>
          <w:rFonts w:ascii="Century Gothic" w:eastAsia="SimSun" w:hAnsi="Century Gothic" w:cs="SimSun"/>
          <w:sz w:val="28"/>
          <w:szCs w:val="28"/>
          <w:lang w:val="en-DE" w:eastAsia="zh-CN"/>
        </w:rPr>
      </w:pPr>
    </w:p>
    <w:p w14:paraId="32B4A5D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Du Xinyi:</w:t>
      </w:r>
    </w:p>
    <w:p w14:paraId="574AC25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 should be the one thanking you for taking care of the business.”</w:t>
      </w:r>
    </w:p>
    <w:p w14:paraId="6A0EFF10" w14:textId="77777777" w:rsidR="00572E4F" w:rsidRPr="00572E4F" w:rsidRDefault="00572E4F" w:rsidP="00572E4F">
      <w:pPr>
        <w:kinsoku/>
        <w:rPr>
          <w:rFonts w:ascii="Century Gothic" w:eastAsia="SimSun" w:hAnsi="Century Gothic" w:cs="SimSun"/>
          <w:sz w:val="28"/>
          <w:szCs w:val="28"/>
          <w:lang w:val="en-DE" w:eastAsia="zh-CN"/>
        </w:rPr>
      </w:pPr>
    </w:p>
    <w:p w14:paraId="5C5BF92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4F714B8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“Oh, by the way. I have an event tomorrow. How about we go together? It’s an art exhibition opening. You should be interested.”</w:t>
      </w:r>
    </w:p>
    <w:p w14:paraId="486BE432" w14:textId="77777777" w:rsidR="00572E4F" w:rsidRPr="00572E4F" w:rsidRDefault="00572E4F" w:rsidP="00572E4F">
      <w:pPr>
        <w:kinsoku/>
        <w:rPr>
          <w:rFonts w:ascii="Century Gothic" w:eastAsia="SimSun" w:hAnsi="Century Gothic" w:cs="SimSun"/>
          <w:sz w:val="28"/>
          <w:szCs w:val="28"/>
          <w:lang w:val="en-DE" w:eastAsia="zh-CN"/>
        </w:rPr>
      </w:pPr>
    </w:p>
    <w:p w14:paraId="6E1E1DB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1465ECB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“Sure! Going to an art exhibition is definitely one of my favorite things to do!”</w:t>
      </w:r>
    </w:p>
    <w:p w14:paraId="31C69FF2" w14:textId="77777777" w:rsidR="00C510E7" w:rsidRPr="00AF3ED1" w:rsidRDefault="00C510E7">
      <w:pPr>
        <w:kinsoku/>
        <w:rPr>
          <w:rFonts w:ascii="Century Gothic" w:eastAsia="SimSun" w:hAnsi="Century Gothic" w:cs="SimSun"/>
          <w:sz w:val="28"/>
          <w:szCs w:val="28"/>
          <w:lang w:val="en-DE" w:eastAsia="zh-CN"/>
        </w:rPr>
      </w:pPr>
    </w:p>
    <w:p w14:paraId="2BF2E2C7"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5A1DCD9" w14:textId="77777777">
        <w:trPr>
          <w:trHeight w:val="631"/>
        </w:trPr>
        <w:tc>
          <w:tcPr>
            <w:tcW w:w="4790" w:type="dxa"/>
          </w:tcPr>
          <w:p w14:paraId="59F4776C" w14:textId="77777777" w:rsidR="00572E4F" w:rsidRPr="00572E4F" w:rsidRDefault="00572E4F" w:rsidP="00572E4F">
            <w:pPr>
              <w:kinsoku/>
              <w:rPr>
                <w:rFonts w:ascii="Century Gothic" w:eastAsia="SimSun" w:hAnsi="Century Gothic" w:cs="SimSun"/>
                <w:sz w:val="28"/>
                <w:szCs w:val="28"/>
                <w:lang w:val="en-DE"/>
              </w:rPr>
            </w:pPr>
            <w:r w:rsidRPr="00572E4F">
              <w:rPr>
                <w:rFonts w:ascii="Century Gothic" w:eastAsia="SimSun" w:hAnsi="Century Gothic" w:cs="SimSun"/>
                <w:sz w:val="28"/>
                <w:szCs w:val="28"/>
                <w:lang w:val="en-DE"/>
              </w:rPr>
              <w:t>Xinyi’s Family</w:t>
            </w:r>
          </w:p>
          <w:p w14:paraId="1FF2BA4C" w14:textId="254B6F2A" w:rsidR="00C510E7" w:rsidRPr="00AF3ED1" w:rsidRDefault="00C510E7">
            <w:pPr>
              <w:kinsoku/>
              <w:rPr>
                <w:rFonts w:ascii="Century Gothic" w:eastAsia="SimSun" w:hAnsi="Century Gothic" w:cs="SimSun"/>
                <w:sz w:val="28"/>
                <w:szCs w:val="28"/>
              </w:rPr>
            </w:pPr>
          </w:p>
        </w:tc>
        <w:tc>
          <w:tcPr>
            <w:tcW w:w="4790" w:type="dxa"/>
          </w:tcPr>
          <w:p w14:paraId="3DE1AC75" w14:textId="6AFC6072"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20:00</w:t>
            </w:r>
          </w:p>
        </w:tc>
      </w:tr>
      <w:tr w:rsidR="00C510E7" w:rsidRPr="00AF3ED1" w14:paraId="589D0F56" w14:textId="77777777">
        <w:trPr>
          <w:trHeight w:val="631"/>
        </w:trPr>
        <w:tc>
          <w:tcPr>
            <w:tcW w:w="4790" w:type="dxa"/>
          </w:tcPr>
          <w:p w14:paraId="61F098CF"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w:t>
            </w:r>
          </w:p>
          <w:p w14:paraId="7DA22A39" w14:textId="66232845" w:rsidR="00C510E7" w:rsidRPr="00AF3ED1" w:rsidRDefault="00C510E7">
            <w:pPr>
              <w:kinsoku/>
              <w:rPr>
                <w:rFonts w:ascii="Century Gothic" w:eastAsia="SimSun" w:hAnsi="Century Gothic" w:cs="SimSun"/>
                <w:sz w:val="28"/>
                <w:szCs w:val="28"/>
              </w:rPr>
            </w:pPr>
          </w:p>
        </w:tc>
        <w:tc>
          <w:tcPr>
            <w:tcW w:w="4790" w:type="dxa"/>
          </w:tcPr>
          <w:p w14:paraId="513AD227" w14:textId="66E88E76"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1C624909" w14:textId="77777777" w:rsidR="00C510E7" w:rsidRPr="00AF3ED1" w:rsidRDefault="00C510E7">
      <w:pPr>
        <w:kinsoku/>
        <w:rPr>
          <w:rFonts w:ascii="Century Gothic" w:eastAsia="SimSun" w:hAnsi="Century Gothic" w:cs="SimSun"/>
          <w:sz w:val="28"/>
          <w:szCs w:val="28"/>
        </w:rPr>
      </w:pPr>
    </w:p>
    <w:p w14:paraId="251D8E8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receives an orange electronic invitation card from Chen Yiming, along with a mailing address in Beijing.</w:t>
      </w:r>
    </w:p>
    <w:p w14:paraId="56AE8BF4" w14:textId="77777777" w:rsidR="00C510E7" w:rsidRPr="00AF3ED1" w:rsidRDefault="00C510E7">
      <w:pPr>
        <w:kinsoku/>
        <w:rPr>
          <w:rFonts w:ascii="Century Gothic" w:eastAsia="SimSun" w:hAnsi="Century Gothic" w:cs="SimSun"/>
          <w:sz w:val="28"/>
          <w:szCs w:val="28"/>
          <w:lang w:val="en-DE" w:eastAsia="zh-CN"/>
        </w:rPr>
      </w:pPr>
    </w:p>
    <w:p w14:paraId="013BE789"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38"/>
        <w:gridCol w:w="2952"/>
        <w:gridCol w:w="4790"/>
      </w:tblGrid>
      <w:tr w:rsidR="00C510E7" w:rsidRPr="00AF3ED1" w14:paraId="000F24B5" w14:textId="77777777" w:rsidTr="00572E4F">
        <w:trPr>
          <w:trHeight w:val="631"/>
        </w:trPr>
        <w:tc>
          <w:tcPr>
            <w:tcW w:w="1838" w:type="dxa"/>
            <w:tcBorders>
              <w:right w:val="nil"/>
            </w:tcBorders>
          </w:tcPr>
          <w:p w14:paraId="722E342E" w14:textId="1648736A"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Scene 29</w:t>
            </w:r>
          </w:p>
        </w:tc>
        <w:tc>
          <w:tcPr>
            <w:tcW w:w="2952" w:type="dxa"/>
            <w:tcBorders>
              <w:left w:val="nil"/>
            </w:tcBorders>
          </w:tcPr>
          <w:p w14:paraId="6A0205EF"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Family</w:t>
            </w:r>
          </w:p>
          <w:p w14:paraId="7194B881" w14:textId="6AAA870D" w:rsidR="00C510E7" w:rsidRPr="00AF3ED1" w:rsidRDefault="00C510E7">
            <w:pPr>
              <w:kinsoku/>
              <w:rPr>
                <w:rFonts w:ascii="Century Gothic" w:eastAsia="SimSun" w:hAnsi="Century Gothic" w:cs="SimSun"/>
                <w:sz w:val="28"/>
                <w:szCs w:val="28"/>
              </w:rPr>
            </w:pPr>
          </w:p>
        </w:tc>
        <w:tc>
          <w:tcPr>
            <w:tcW w:w="4790" w:type="dxa"/>
          </w:tcPr>
          <w:p w14:paraId="7177128A" w14:textId="6C086E29"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572E4F" w:rsidRPr="00AF3ED1" w14:paraId="4EE6F4F9" w14:textId="77777777" w:rsidTr="00572E4F">
        <w:trPr>
          <w:trHeight w:val="631"/>
        </w:trPr>
        <w:tc>
          <w:tcPr>
            <w:tcW w:w="1838" w:type="dxa"/>
            <w:tcBorders>
              <w:right w:val="nil"/>
            </w:tcBorders>
          </w:tcPr>
          <w:p w14:paraId="5FFFEEDF" w14:textId="08CAEB85" w:rsidR="00572E4F" w:rsidRPr="00AF3ED1" w:rsidRDefault="00572E4F" w:rsidP="00572E4F">
            <w:pPr>
              <w:kinsoku/>
              <w:rPr>
                <w:rFonts w:ascii="Century Gothic" w:eastAsia="SimSun" w:hAnsi="Century Gothic" w:cs="SimSun"/>
                <w:sz w:val="28"/>
                <w:szCs w:val="28"/>
              </w:rPr>
            </w:pPr>
            <w:r w:rsidRPr="00AF3ED1">
              <w:rPr>
                <w:rFonts w:ascii="Century Gothic" w:eastAsia="SimSun" w:hAnsi="Century Gothic" w:cs="SimSun"/>
                <w:sz w:val="28"/>
                <w:szCs w:val="28"/>
              </w:rPr>
              <w:t>Characters:</w:t>
            </w:r>
          </w:p>
        </w:tc>
        <w:tc>
          <w:tcPr>
            <w:tcW w:w="2952" w:type="dxa"/>
            <w:tcBorders>
              <w:left w:val="nil"/>
            </w:tcBorders>
          </w:tcPr>
          <w:p w14:paraId="787BC6EA" w14:textId="288DB1BD" w:rsidR="00572E4F" w:rsidRPr="00AF3ED1" w:rsidRDefault="00572E4F" w:rsidP="00572E4F">
            <w:pPr>
              <w:kinsoku/>
              <w:rPr>
                <w:rFonts w:ascii="Century Gothic" w:eastAsia="SimSun" w:hAnsi="Century Gothic" w:cs="SimSun"/>
                <w:sz w:val="28"/>
                <w:szCs w:val="28"/>
              </w:rPr>
            </w:pPr>
            <w:r w:rsidRPr="00AF3ED1">
              <w:rPr>
                <w:rFonts w:ascii="Century Gothic" w:eastAsia="SimSun" w:hAnsi="Century Gothic" w:cs="SimSun"/>
                <w:sz w:val="28"/>
                <w:szCs w:val="28"/>
              </w:rPr>
              <w:t>Du Xinyi/Her Husband/Her Child</w:t>
            </w:r>
          </w:p>
        </w:tc>
        <w:tc>
          <w:tcPr>
            <w:tcW w:w="4790" w:type="dxa"/>
          </w:tcPr>
          <w:p w14:paraId="31379B6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 Husband / Child</w:t>
            </w:r>
          </w:p>
          <w:p w14:paraId="3F8AE7AF" w14:textId="6D62B00B" w:rsidR="00572E4F" w:rsidRPr="00AF3ED1" w:rsidRDefault="00572E4F" w:rsidP="00572E4F">
            <w:pPr>
              <w:kinsoku/>
              <w:rPr>
                <w:rFonts w:ascii="Century Gothic" w:eastAsia="SimSun" w:hAnsi="Century Gothic" w:cs="SimSun"/>
                <w:sz w:val="28"/>
                <w:szCs w:val="28"/>
                <w:lang w:eastAsia="zh-CN"/>
              </w:rPr>
            </w:pPr>
          </w:p>
        </w:tc>
      </w:tr>
    </w:tbl>
    <w:p w14:paraId="0D50CA7A" w14:textId="77777777" w:rsidR="00C510E7" w:rsidRPr="00AF3ED1" w:rsidRDefault="00C510E7">
      <w:pPr>
        <w:kinsoku/>
        <w:rPr>
          <w:rFonts w:ascii="Century Gothic" w:eastAsia="SimSun" w:hAnsi="Century Gothic" w:cs="SimSun"/>
          <w:sz w:val="28"/>
          <w:szCs w:val="28"/>
          <w:lang w:eastAsia="zh-CN"/>
        </w:rPr>
      </w:pPr>
    </w:p>
    <w:p w14:paraId="5DDD935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is driving.</w:t>
      </w:r>
    </w:p>
    <w:p w14:paraId="186B2B1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city lights outside the window flicker in the dark blue twilight, almost blending into the sky.</w:t>
      </w:r>
    </w:p>
    <w:p w14:paraId="6260855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is wearing a black velvet dress, looking exceptionally beautiful.</w:t>
      </w:r>
    </w:p>
    <w:p w14:paraId="2BE93E97" w14:textId="77777777" w:rsidR="00572E4F" w:rsidRPr="00572E4F" w:rsidRDefault="00572E4F" w:rsidP="00572E4F">
      <w:pPr>
        <w:kinsoku/>
        <w:rPr>
          <w:rFonts w:ascii="Century Gothic" w:eastAsia="SimSun" w:hAnsi="Century Gothic" w:cs="SimSun"/>
          <w:sz w:val="28"/>
          <w:szCs w:val="28"/>
          <w:lang w:val="en-DE" w:eastAsia="zh-CN"/>
        </w:rPr>
      </w:pPr>
    </w:p>
    <w:p w14:paraId="2E12FFB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calls her husband through the car’s hands-free system.</w:t>
      </w:r>
    </w:p>
    <w:p w14:paraId="29E92005" w14:textId="77777777" w:rsidR="00572E4F" w:rsidRPr="00572E4F" w:rsidRDefault="00572E4F" w:rsidP="00572E4F">
      <w:pPr>
        <w:kinsoku/>
        <w:rPr>
          <w:rFonts w:ascii="Century Gothic" w:eastAsia="SimSun" w:hAnsi="Century Gothic" w:cs="SimSun"/>
          <w:sz w:val="28"/>
          <w:szCs w:val="28"/>
          <w:lang w:val="en-DE" w:eastAsia="zh-CN"/>
        </w:rPr>
      </w:pPr>
    </w:p>
    <w:p w14:paraId="6F7E220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54ED3C7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“I’ve left the kid at Teacher Song’s place to learn painting. Remember to pick him up at 9.”</w:t>
      </w:r>
    </w:p>
    <w:p w14:paraId="2C348E4C" w14:textId="77777777" w:rsidR="00572E4F" w:rsidRPr="00572E4F" w:rsidRDefault="00572E4F" w:rsidP="00572E4F">
      <w:pPr>
        <w:kinsoku/>
        <w:rPr>
          <w:rFonts w:ascii="Century Gothic" w:eastAsia="SimSun" w:hAnsi="Century Gothic" w:cs="SimSun"/>
          <w:sz w:val="28"/>
          <w:szCs w:val="28"/>
          <w:lang w:val="en-DE" w:eastAsia="zh-CN"/>
        </w:rPr>
      </w:pPr>
    </w:p>
    <w:p w14:paraId="7743CBE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7EF1618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“Got it. I’ll go after I’m done.”</w:t>
      </w:r>
    </w:p>
    <w:p w14:paraId="0D36B24A" w14:textId="77777777" w:rsidR="00572E4F" w:rsidRPr="00572E4F" w:rsidRDefault="00572E4F" w:rsidP="00572E4F">
      <w:pPr>
        <w:kinsoku/>
        <w:rPr>
          <w:rFonts w:ascii="Century Gothic" w:eastAsia="SimSun" w:hAnsi="Century Gothic" w:cs="SimSun"/>
          <w:sz w:val="28"/>
          <w:szCs w:val="28"/>
          <w:lang w:val="en-DE" w:eastAsia="zh-CN"/>
        </w:rPr>
      </w:pPr>
    </w:p>
    <w:p w14:paraId="0662705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097B861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“There’s an after party tonight. I might be really late getting back.”</w:t>
      </w:r>
    </w:p>
    <w:p w14:paraId="62D37F03" w14:textId="77777777" w:rsidR="00572E4F" w:rsidRPr="00572E4F" w:rsidRDefault="00572E4F" w:rsidP="00572E4F">
      <w:pPr>
        <w:kinsoku/>
        <w:rPr>
          <w:rFonts w:ascii="Century Gothic" w:eastAsia="SimSun" w:hAnsi="Century Gothic" w:cs="SimSun"/>
          <w:sz w:val="28"/>
          <w:szCs w:val="28"/>
          <w:lang w:val="en-DE" w:eastAsia="zh-CN"/>
        </w:rPr>
      </w:pPr>
    </w:p>
    <w:p w14:paraId="66BC767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sound of a busy social gathering is heard on the other end of the line.</w:t>
      </w:r>
    </w:p>
    <w:p w14:paraId="6718E3E1" w14:textId="77777777" w:rsidR="00572E4F" w:rsidRPr="00572E4F" w:rsidRDefault="00572E4F" w:rsidP="00572E4F">
      <w:pPr>
        <w:kinsoku/>
        <w:rPr>
          <w:rFonts w:ascii="Century Gothic" w:eastAsia="SimSun" w:hAnsi="Century Gothic" w:cs="SimSun"/>
          <w:sz w:val="28"/>
          <w:szCs w:val="28"/>
          <w:lang w:val="en-DE" w:eastAsia="zh-CN"/>
        </w:rPr>
      </w:pPr>
    </w:p>
    <w:p w14:paraId="40EB213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Xinyi’s Husband:</w:t>
      </w:r>
    </w:p>
    <w:p w14:paraId="17669CE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“Okay…”</w:t>
      </w:r>
    </w:p>
    <w:p w14:paraId="068A738B" w14:textId="716C2BEA" w:rsidR="00C510E7" w:rsidRPr="00AF3ED1" w:rsidRDefault="00C510E7">
      <w:pPr>
        <w:kinsoku/>
        <w:rPr>
          <w:rFonts w:ascii="Century Gothic" w:eastAsia="SimSun" w:hAnsi="Century Gothic" w:cs="SimSun"/>
          <w:sz w:val="28"/>
          <w:szCs w:val="28"/>
          <w:lang w:eastAsia="zh-CN"/>
        </w:rPr>
      </w:pPr>
    </w:p>
    <w:p w14:paraId="087F50B3" w14:textId="77777777" w:rsidR="00C510E7" w:rsidRPr="00AF3ED1" w:rsidRDefault="00C510E7">
      <w:pPr>
        <w:kinsoku/>
        <w:rPr>
          <w:ins w:id="18" w:author="JOJO.LEE" w:date="2024-04-27T16:36:00Z"/>
          <w:rFonts w:ascii="Century Gothic" w:eastAsia="SimSun" w:hAnsi="Century Gothic" w:cs="SimSun"/>
          <w:sz w:val="28"/>
          <w:szCs w:val="28"/>
          <w:lang w:eastAsia="zh-CN"/>
        </w:rPr>
      </w:pPr>
    </w:p>
    <w:p w14:paraId="17479528" w14:textId="77777777" w:rsidR="00C510E7" w:rsidRPr="00AF3ED1" w:rsidRDefault="00C510E7">
      <w:pPr>
        <w:kinsoku/>
        <w:rPr>
          <w:ins w:id="19" w:author="JOJO.LEE" w:date="2024-04-27T16:38:00Z"/>
          <w:rFonts w:ascii="Century Gothic" w:eastAsia="SimSun" w:hAnsi="Century Gothic" w:cs="SimSun"/>
          <w:sz w:val="28"/>
          <w:szCs w:val="28"/>
          <w:lang w:eastAsia="zh-CN"/>
        </w:rPr>
      </w:pPr>
    </w:p>
    <w:p w14:paraId="3031E6D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45"/>
        <w:gridCol w:w="3145"/>
        <w:gridCol w:w="4790"/>
      </w:tblGrid>
      <w:tr w:rsidR="00C510E7" w:rsidRPr="00AF3ED1" w14:paraId="72A6521D" w14:textId="77777777">
        <w:trPr>
          <w:trHeight w:val="632"/>
        </w:trPr>
        <w:tc>
          <w:tcPr>
            <w:tcW w:w="1645" w:type="dxa"/>
            <w:tcBorders>
              <w:right w:val="nil"/>
            </w:tcBorders>
          </w:tcPr>
          <w:p w14:paraId="05728322" w14:textId="37B5B1DE"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Scene 30</w:t>
            </w:r>
          </w:p>
        </w:tc>
        <w:tc>
          <w:tcPr>
            <w:tcW w:w="3145" w:type="dxa"/>
            <w:tcBorders>
              <w:left w:val="nil"/>
            </w:tcBorders>
          </w:tcPr>
          <w:p w14:paraId="6B4F2F87" w14:textId="77777777" w:rsidR="00572E4F" w:rsidRPr="00AF3ED1" w:rsidRDefault="00572E4F" w:rsidP="00572E4F">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Bund High-Rise Restaurant</w:t>
            </w:r>
          </w:p>
          <w:p w14:paraId="151D5079" w14:textId="57DF2EC6" w:rsidR="00C510E7" w:rsidRPr="00AF3ED1" w:rsidRDefault="00C510E7">
            <w:pPr>
              <w:kinsoku/>
              <w:rPr>
                <w:rFonts w:ascii="Century Gothic" w:eastAsia="SimSun" w:hAnsi="Century Gothic" w:cs="SimSun"/>
                <w:sz w:val="28"/>
                <w:szCs w:val="28"/>
                <w:lang w:val="en-DE"/>
              </w:rPr>
            </w:pPr>
          </w:p>
        </w:tc>
        <w:tc>
          <w:tcPr>
            <w:tcW w:w="4790" w:type="dxa"/>
          </w:tcPr>
          <w:p w14:paraId="20A4F060" w14:textId="36A1A640" w:rsidR="00C510E7" w:rsidRPr="00AF3ED1" w:rsidRDefault="00572E4F">
            <w:pPr>
              <w:kinsoku/>
              <w:rPr>
                <w:rFonts w:ascii="Century Gothic" w:eastAsia="SimSun" w:hAnsi="Century Gothic" w:cs="SimSun"/>
                <w:sz w:val="28"/>
                <w:szCs w:val="28"/>
              </w:rPr>
            </w:pPr>
            <w:r w:rsidRPr="00AF3ED1">
              <w:rPr>
                <w:rFonts w:ascii="Century Gothic" w:eastAsia="SimSun" w:hAnsi="Century Gothic" w:cs="SimSun"/>
                <w:sz w:val="28"/>
                <w:szCs w:val="28"/>
              </w:rPr>
              <w:t xml:space="preserve">Time: </w:t>
            </w:r>
            <w:r w:rsidR="00000000" w:rsidRPr="00AF3ED1">
              <w:rPr>
                <w:rFonts w:ascii="Century Gothic" w:eastAsia="SimSun" w:hAnsi="Century Gothic" w:cs="SimSun"/>
                <w:sz w:val="28"/>
                <w:szCs w:val="28"/>
              </w:rPr>
              <w:t>20:00</w:t>
            </w:r>
          </w:p>
        </w:tc>
      </w:tr>
      <w:tr w:rsidR="00572E4F" w:rsidRPr="00AF3ED1" w14:paraId="078F52F2" w14:textId="77777777">
        <w:trPr>
          <w:trHeight w:val="1254"/>
        </w:trPr>
        <w:tc>
          <w:tcPr>
            <w:tcW w:w="1645" w:type="dxa"/>
            <w:tcBorders>
              <w:right w:val="nil"/>
            </w:tcBorders>
          </w:tcPr>
          <w:p w14:paraId="71A9080F" w14:textId="14604D6F" w:rsidR="00572E4F" w:rsidRPr="00AF3ED1" w:rsidRDefault="00572E4F" w:rsidP="00572E4F">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Characters:</w:t>
            </w:r>
            <w:ins w:id="20" w:author="JOJO.LEE" w:date="2024-04-27T16:43:00Z">
              <w:r w:rsidRPr="00AF3ED1">
                <w:rPr>
                  <w:rFonts w:ascii="Century Gothic" w:eastAsia="SimSun" w:hAnsi="Century Gothic" w:cs="SimSun"/>
                  <w:sz w:val="28"/>
                  <w:szCs w:val="28"/>
                  <w:lang w:eastAsia="zh-CN"/>
                </w:rPr>
                <w:t xml:space="preserve"> </w:t>
              </w:r>
            </w:ins>
          </w:p>
        </w:tc>
        <w:tc>
          <w:tcPr>
            <w:tcW w:w="3145" w:type="dxa"/>
            <w:tcBorders>
              <w:left w:val="nil"/>
            </w:tcBorders>
          </w:tcPr>
          <w:p w14:paraId="7CA72C72" w14:textId="13D12C71" w:rsidR="00572E4F" w:rsidRPr="00AF3ED1" w:rsidRDefault="00572E4F" w:rsidP="00572E4F">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Chen Yiming/</w:t>
            </w:r>
            <w:proofErr w:type="spellStart"/>
            <w:r w:rsidRPr="00AF3ED1">
              <w:rPr>
                <w:rFonts w:ascii="Century Gothic" w:eastAsia="SimSun" w:hAnsi="Century Gothic" w:cs="SimSun"/>
                <w:sz w:val="28"/>
                <w:szCs w:val="28"/>
                <w:lang w:eastAsia="zh-CN"/>
              </w:rPr>
              <w:t>Mr</w:t>
            </w:r>
            <w:proofErr w:type="spellEnd"/>
            <w:r w:rsidRPr="00AF3ED1">
              <w:rPr>
                <w:rFonts w:ascii="Century Gothic" w:eastAsia="SimSun" w:hAnsi="Century Gothic" w:cs="SimSun"/>
                <w:sz w:val="28"/>
                <w:szCs w:val="28"/>
                <w:lang w:eastAsia="zh-CN"/>
              </w:rPr>
              <w:t xml:space="preserve"> Gui/Background Actors/ Du Xinyi</w:t>
            </w:r>
          </w:p>
        </w:tc>
        <w:tc>
          <w:tcPr>
            <w:tcW w:w="4790" w:type="dxa"/>
          </w:tcPr>
          <w:p w14:paraId="3460FB24" w14:textId="6A305FBD" w:rsidR="00572E4F" w:rsidRPr="00AF3ED1" w:rsidRDefault="00572E4F" w:rsidP="00572E4F">
            <w:pPr>
              <w:kinsoku/>
              <w:rPr>
                <w:rFonts w:ascii="Century Gothic" w:eastAsia="SimSun" w:hAnsi="Century Gothic" w:cs="SimSun"/>
                <w:sz w:val="28"/>
                <w:szCs w:val="28"/>
                <w:lang w:eastAsia="zh-CN"/>
              </w:rPr>
            </w:pPr>
          </w:p>
        </w:tc>
      </w:tr>
    </w:tbl>
    <w:p w14:paraId="206DD09A" w14:textId="77777777" w:rsidR="00C510E7" w:rsidRPr="00AF3ED1" w:rsidRDefault="00C510E7">
      <w:pPr>
        <w:kinsoku/>
        <w:rPr>
          <w:rFonts w:ascii="Century Gothic" w:eastAsia="SimSun" w:hAnsi="Century Gothic" w:cs="SimSun"/>
          <w:sz w:val="28"/>
          <w:szCs w:val="28"/>
          <w:lang w:eastAsia="zh-CN"/>
        </w:rPr>
      </w:pPr>
    </w:p>
    <w:p w14:paraId="54385D30" w14:textId="034BAE61" w:rsidR="00572E4F" w:rsidRPr="00572E4F" w:rsidRDefault="00572E4F" w:rsidP="00572E4F">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val="en-DE" w:eastAsia="zh-CN"/>
        </w:rPr>
        <w:t>T</w:t>
      </w:r>
      <w:r w:rsidRPr="00572E4F">
        <w:rPr>
          <w:rFonts w:ascii="Century Gothic" w:eastAsia="SimSun" w:hAnsi="Century Gothic" w:cs="SimSun"/>
          <w:sz w:val="28"/>
          <w:szCs w:val="28"/>
          <w:lang w:val="en-DE" w:eastAsia="zh-CN"/>
        </w:rPr>
        <w:t>he art exhibition is held in a high-rise restaurant on the Bund.</w:t>
      </w:r>
    </w:p>
    <w:p w14:paraId="115BD41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entire bar has a purple and yellow atmosphere.</w:t>
      </w:r>
    </w:p>
    <w:p w14:paraId="0AE449D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In the center of the restaurant, a live band is performing.</w:t>
      </w:r>
    </w:p>
    <w:p w14:paraId="72F10AD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People are socializing, holding glasses of wine.</w:t>
      </w:r>
    </w:p>
    <w:p w14:paraId="2439456D" w14:textId="77777777" w:rsidR="00572E4F" w:rsidRPr="00572E4F" w:rsidRDefault="00572E4F" w:rsidP="00572E4F">
      <w:pPr>
        <w:kinsoku/>
        <w:rPr>
          <w:rFonts w:ascii="Century Gothic" w:eastAsia="SimSun" w:hAnsi="Century Gothic" w:cs="SimSun"/>
          <w:sz w:val="28"/>
          <w:szCs w:val="28"/>
          <w:lang w:val="en-DE" w:eastAsia="zh-CN"/>
        </w:rPr>
      </w:pPr>
    </w:p>
    <w:p w14:paraId="44293B5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is engaged in a conversation with a client.</w:t>
      </w:r>
    </w:p>
    <w:p w14:paraId="7CD6632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is looking for Chen Yiming.</w:t>
      </w:r>
    </w:p>
    <w:p w14:paraId="47A6B43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waves at Du Xinyi through the crowd.</w:t>
      </w:r>
    </w:p>
    <w:p w14:paraId="615DB013" w14:textId="77777777" w:rsidR="00572E4F" w:rsidRPr="00572E4F" w:rsidRDefault="00572E4F" w:rsidP="00572E4F">
      <w:pPr>
        <w:kinsoku/>
        <w:rPr>
          <w:rFonts w:ascii="Century Gothic" w:eastAsia="SimSun" w:hAnsi="Century Gothic" w:cs="SimSun"/>
          <w:sz w:val="28"/>
          <w:szCs w:val="28"/>
          <w:lang w:val="en-DE" w:eastAsia="zh-CN"/>
        </w:rPr>
      </w:pPr>
    </w:p>
    <w:p w14:paraId="6238A4E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(introducing):</w:t>
      </w:r>
    </w:p>
    <w:p w14:paraId="321B80F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“This is my high school classmate, Du Xinyi, the owner of Reshape Gallery.”</w:t>
      </w:r>
    </w:p>
    <w:p w14:paraId="642E98E2" w14:textId="77777777" w:rsidR="00572E4F" w:rsidRPr="00572E4F" w:rsidRDefault="00572E4F" w:rsidP="00572E4F">
      <w:pPr>
        <w:kinsoku/>
        <w:rPr>
          <w:rFonts w:ascii="Century Gothic" w:eastAsia="SimSun" w:hAnsi="Century Gothic" w:cs="SimSun"/>
          <w:sz w:val="28"/>
          <w:szCs w:val="28"/>
          <w:lang w:val="en-DE" w:eastAsia="zh-CN"/>
        </w:rPr>
      </w:pPr>
    </w:p>
    <w:p w14:paraId="6AABEF3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Chen Yiming’s Client, Mr. Gui:</w:t>
      </w:r>
    </w:p>
    <w:p w14:paraId="6104038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 heard about you from Yiming a few days ago. He insisted I visit your gallery. He said there are many great pieces there.”</w:t>
      </w:r>
    </w:p>
    <w:p w14:paraId="7207BB30" w14:textId="77777777" w:rsidR="00572E4F" w:rsidRPr="00572E4F" w:rsidRDefault="00572E4F" w:rsidP="00572E4F">
      <w:pPr>
        <w:kinsoku/>
        <w:rPr>
          <w:rFonts w:ascii="Century Gothic" w:eastAsia="SimSun" w:hAnsi="Century Gothic" w:cs="SimSun"/>
          <w:sz w:val="28"/>
          <w:szCs w:val="28"/>
          <w:lang w:val="en-DE" w:eastAsia="zh-CN"/>
        </w:rPr>
      </w:pPr>
    </w:p>
    <w:p w14:paraId="2DA5114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3094BFC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“Mr. Gui is an expert, the head of the Montas Art Foundation. You two should exchange more ideas.”</w:t>
      </w:r>
    </w:p>
    <w:p w14:paraId="558D760D" w14:textId="77777777" w:rsidR="00572E4F" w:rsidRPr="00572E4F" w:rsidRDefault="00572E4F" w:rsidP="00572E4F">
      <w:pPr>
        <w:kinsoku/>
        <w:rPr>
          <w:rFonts w:ascii="Century Gothic" w:eastAsia="SimSun" w:hAnsi="Century Gothic" w:cs="SimSun"/>
          <w:sz w:val="28"/>
          <w:szCs w:val="28"/>
          <w:lang w:val="en-DE" w:eastAsia="zh-CN"/>
        </w:rPr>
      </w:pPr>
    </w:p>
    <w:p w14:paraId="2EF6C53D"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elegantly clinks glasses with Mr. Gui:</w:t>
      </w:r>
    </w:p>
    <w:p w14:paraId="4BF979F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“Nice to meet you.”</w:t>
      </w:r>
    </w:p>
    <w:p w14:paraId="3CC80903" w14:textId="77777777" w:rsidR="00572E4F" w:rsidRPr="00572E4F" w:rsidRDefault="00572E4F" w:rsidP="00572E4F">
      <w:pPr>
        <w:kinsoku/>
        <w:rPr>
          <w:rFonts w:ascii="Century Gothic" w:eastAsia="SimSun" w:hAnsi="Century Gothic" w:cs="SimSun"/>
          <w:sz w:val="28"/>
          <w:szCs w:val="28"/>
          <w:lang w:val="en-DE" w:eastAsia="zh-CN"/>
        </w:rPr>
      </w:pPr>
    </w:p>
    <w:p w14:paraId="610E989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Mr. Gui:</w:t>
      </w:r>
    </w:p>
    <w:p w14:paraId="0800FDA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 heard from Yiming that you mainly collect works by young artists. This area has infinite potential for the future!” (Just then, someone approaches Mr. Gui to offer a toast.)</w:t>
      </w:r>
    </w:p>
    <w:p w14:paraId="290EA703" w14:textId="77777777" w:rsidR="00572E4F" w:rsidRPr="00572E4F" w:rsidRDefault="00572E4F" w:rsidP="00572E4F">
      <w:pPr>
        <w:kinsoku/>
        <w:rPr>
          <w:rFonts w:ascii="Century Gothic" w:eastAsia="SimSun" w:hAnsi="Century Gothic" w:cs="SimSun"/>
          <w:sz w:val="28"/>
          <w:szCs w:val="28"/>
          <w:lang w:val="en-DE" w:eastAsia="zh-CN"/>
        </w:rPr>
      </w:pPr>
    </w:p>
    <w:p w14:paraId="3229E74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conversation is interrupted.</w:t>
      </w:r>
    </w:p>
    <w:p w14:paraId="0C9B13D9" w14:textId="77777777" w:rsidR="00572E4F" w:rsidRPr="00572E4F" w:rsidRDefault="00572E4F" w:rsidP="00572E4F">
      <w:pPr>
        <w:kinsoku/>
        <w:rPr>
          <w:rFonts w:ascii="Century Gothic" w:eastAsia="SimSun" w:hAnsi="Century Gothic" w:cs="SimSun"/>
          <w:sz w:val="28"/>
          <w:szCs w:val="28"/>
          <w:lang w:val="en-DE" w:eastAsia="zh-CN"/>
        </w:rPr>
      </w:pPr>
    </w:p>
    <w:p w14:paraId="3455190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Someone:</w:t>
      </w:r>
    </w:p>
    <w:p w14:paraId="3FAD763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“Mr. Gui, it’s been a while! How have you been?”</w:t>
      </w:r>
    </w:p>
    <w:p w14:paraId="7C9DB615" w14:textId="77777777" w:rsidR="00572E4F" w:rsidRPr="00572E4F" w:rsidRDefault="00572E4F" w:rsidP="00572E4F">
      <w:pPr>
        <w:kinsoku/>
        <w:rPr>
          <w:rFonts w:ascii="Century Gothic" w:eastAsia="SimSun" w:hAnsi="Century Gothic" w:cs="SimSun"/>
          <w:sz w:val="28"/>
          <w:szCs w:val="28"/>
          <w:lang w:val="en-DE" w:eastAsia="zh-CN"/>
        </w:rPr>
      </w:pPr>
    </w:p>
    <w:p w14:paraId="495F3F1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and Du Xinyi exchange glances, silently signaling their desire to leave.</w:t>
      </w:r>
    </w:p>
    <w:p w14:paraId="6604FC32" w14:textId="77777777" w:rsidR="00572E4F" w:rsidRPr="00572E4F" w:rsidRDefault="00572E4F" w:rsidP="00572E4F">
      <w:pPr>
        <w:kinsoku/>
        <w:rPr>
          <w:rFonts w:ascii="Century Gothic" w:eastAsia="SimSun" w:hAnsi="Century Gothic" w:cs="SimSun"/>
          <w:sz w:val="28"/>
          <w:szCs w:val="28"/>
          <w:lang w:val="en-DE" w:eastAsia="zh-CN"/>
        </w:rPr>
      </w:pPr>
    </w:p>
    <w:p w14:paraId="684C010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46CF39F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“Mr. Gui, we won’t take up more of your time. We’ll catch up later.”</w:t>
      </w:r>
    </w:p>
    <w:p w14:paraId="16F0625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then takes Du Xinyi to a quieter spot by the balcony.</w:t>
      </w:r>
    </w:p>
    <w:p w14:paraId="1EF9B618" w14:textId="77777777" w:rsidR="00572E4F" w:rsidRPr="00572E4F" w:rsidRDefault="00572E4F" w:rsidP="00572E4F">
      <w:pPr>
        <w:kinsoku/>
        <w:rPr>
          <w:rFonts w:ascii="Century Gothic" w:eastAsia="SimSun" w:hAnsi="Century Gothic" w:cs="SimSun"/>
          <w:sz w:val="28"/>
          <w:szCs w:val="28"/>
          <w:lang w:val="en-DE" w:eastAsia="zh-CN"/>
        </w:rPr>
      </w:pPr>
    </w:p>
    <w:p w14:paraId="6CCB6E5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(teasing):</w:t>
      </w:r>
    </w:p>
    <w:p w14:paraId="5353EAB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“Not bad, you’ve made it.”</w:t>
      </w:r>
    </w:p>
    <w:p w14:paraId="55609831" w14:textId="77777777" w:rsidR="00572E4F" w:rsidRPr="00572E4F" w:rsidRDefault="00572E4F" w:rsidP="00572E4F">
      <w:pPr>
        <w:kinsoku/>
        <w:rPr>
          <w:rFonts w:ascii="Century Gothic" w:eastAsia="SimSun" w:hAnsi="Century Gothic" w:cs="SimSun"/>
          <w:sz w:val="28"/>
          <w:szCs w:val="28"/>
          <w:lang w:val="en-DE" w:eastAsia="zh-CN"/>
        </w:rPr>
      </w:pPr>
    </w:p>
    <w:p w14:paraId="75BB799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w:t>
      </w:r>
    </w:p>
    <w:p w14:paraId="3434CEB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“Failed in love, failing in work—what else is left to do? You have to leave some hope for people.”</w:t>
      </w:r>
    </w:p>
    <w:p w14:paraId="68EAAD6C" w14:textId="77777777" w:rsidR="00572E4F" w:rsidRPr="00572E4F" w:rsidRDefault="00572E4F" w:rsidP="00572E4F">
      <w:pPr>
        <w:kinsoku/>
        <w:rPr>
          <w:rFonts w:ascii="Century Gothic" w:eastAsia="SimSun" w:hAnsi="Century Gothic" w:cs="SimSun"/>
          <w:sz w:val="28"/>
          <w:szCs w:val="28"/>
          <w:lang w:val="en-DE" w:eastAsia="zh-CN"/>
        </w:rPr>
      </w:pPr>
    </w:p>
    <w:p w14:paraId="0E0C06D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7E70251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“Your way with words is still as sharp.”</w:t>
      </w:r>
    </w:p>
    <w:p w14:paraId="2F4B2D1C" w14:textId="77777777" w:rsidR="00572E4F" w:rsidRPr="00572E4F" w:rsidRDefault="00572E4F" w:rsidP="00572E4F">
      <w:pPr>
        <w:kinsoku/>
        <w:rPr>
          <w:rFonts w:ascii="Century Gothic" w:eastAsia="SimSun" w:hAnsi="Century Gothic" w:cs="SimSun"/>
          <w:sz w:val="28"/>
          <w:szCs w:val="28"/>
          <w:lang w:val="en-DE" w:eastAsia="zh-CN"/>
        </w:rPr>
      </w:pPr>
    </w:p>
    <w:p w14:paraId="720E518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lastRenderedPageBreak/>
        <w:t>Chen Yiming:</w:t>
      </w:r>
    </w:p>
    <w:p w14:paraId="2A5A976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“That’s why I became a lawyer.”</w:t>
      </w:r>
    </w:p>
    <w:p w14:paraId="706E87A7" w14:textId="77777777" w:rsidR="00572E4F" w:rsidRPr="00572E4F" w:rsidRDefault="00572E4F" w:rsidP="00572E4F">
      <w:pPr>
        <w:kinsoku/>
        <w:rPr>
          <w:rFonts w:ascii="Century Gothic" w:eastAsia="SimSun" w:hAnsi="Century Gothic" w:cs="SimSun"/>
          <w:sz w:val="28"/>
          <w:szCs w:val="28"/>
          <w:lang w:val="en-DE" w:eastAsia="zh-CN"/>
        </w:rPr>
      </w:pPr>
    </w:p>
    <w:p w14:paraId="5B5717F0"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laughs at Chen Yiming’s humor.</w:t>
      </w:r>
    </w:p>
    <w:p w14:paraId="373E3F36" w14:textId="77777777" w:rsidR="00572E4F" w:rsidRPr="00572E4F" w:rsidRDefault="00572E4F" w:rsidP="00572E4F">
      <w:pPr>
        <w:kinsoku/>
        <w:rPr>
          <w:rFonts w:ascii="Century Gothic" w:eastAsia="SimSun" w:hAnsi="Century Gothic" w:cs="SimSun"/>
          <w:sz w:val="28"/>
          <w:szCs w:val="28"/>
          <w:lang w:val="en-DE" w:eastAsia="zh-CN"/>
        </w:rPr>
      </w:pPr>
    </w:p>
    <w:p w14:paraId="6A0BB91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night in Shanghai is mesmerizing, with the city lights shimmering.</w:t>
      </w:r>
    </w:p>
    <w:p w14:paraId="5EC92D6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They quietly look out at the distant cityscape.</w:t>
      </w:r>
    </w:p>
    <w:p w14:paraId="66DEC3A5" w14:textId="77777777" w:rsidR="00572E4F" w:rsidRPr="00572E4F" w:rsidRDefault="00572E4F" w:rsidP="00572E4F">
      <w:pPr>
        <w:kinsoku/>
        <w:rPr>
          <w:rFonts w:ascii="Century Gothic" w:eastAsia="SimSun" w:hAnsi="Century Gothic" w:cs="SimSun"/>
          <w:sz w:val="28"/>
          <w:szCs w:val="28"/>
          <w:lang w:val="en-DE" w:eastAsia="zh-CN"/>
        </w:rPr>
      </w:pPr>
    </w:p>
    <w:p w14:paraId="0B046FE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(suddenly serious):</w:t>
      </w:r>
    </w:p>
    <w:p w14:paraId="4444C38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“If I hadn’t gone to Beijing for school, maybe we wouldn’t have broken up.”</w:t>
      </w:r>
    </w:p>
    <w:p w14:paraId="1D0E2C79" w14:textId="77777777" w:rsidR="00572E4F" w:rsidRPr="00572E4F" w:rsidRDefault="00572E4F" w:rsidP="00572E4F">
      <w:pPr>
        <w:kinsoku/>
        <w:rPr>
          <w:rFonts w:ascii="Century Gothic" w:eastAsia="SimSun" w:hAnsi="Century Gothic" w:cs="SimSun"/>
          <w:sz w:val="28"/>
          <w:szCs w:val="28"/>
          <w:lang w:val="en-DE" w:eastAsia="zh-CN"/>
        </w:rPr>
      </w:pPr>
    </w:p>
    <w:p w14:paraId="43CCDF4B"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259F291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“Why bring that up now? It’s been so many years.”</w:t>
      </w:r>
    </w:p>
    <w:p w14:paraId="65F775CC" w14:textId="77777777" w:rsidR="00572E4F" w:rsidRPr="00572E4F" w:rsidRDefault="00572E4F" w:rsidP="00572E4F">
      <w:pPr>
        <w:kinsoku/>
        <w:rPr>
          <w:rFonts w:ascii="Century Gothic" w:eastAsia="SimSun" w:hAnsi="Century Gothic" w:cs="SimSun"/>
          <w:sz w:val="28"/>
          <w:szCs w:val="28"/>
          <w:lang w:val="en-DE" w:eastAsia="zh-CN"/>
        </w:rPr>
      </w:pPr>
    </w:p>
    <w:p w14:paraId="616F004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Both Du Xinyi and Chen Yiming fall into silence.</w:t>
      </w:r>
    </w:p>
    <w:p w14:paraId="7A6A9694" w14:textId="77777777" w:rsidR="00572E4F" w:rsidRPr="00572E4F" w:rsidRDefault="00572E4F" w:rsidP="00572E4F">
      <w:pPr>
        <w:kinsoku/>
        <w:rPr>
          <w:rFonts w:ascii="Century Gothic" w:eastAsia="SimSun" w:hAnsi="Century Gothic" w:cs="SimSun"/>
          <w:sz w:val="28"/>
          <w:szCs w:val="28"/>
          <w:lang w:val="en-DE" w:eastAsia="zh-CN"/>
        </w:rPr>
      </w:pPr>
    </w:p>
    <w:p w14:paraId="661FB67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w:t>
      </w:r>
    </w:p>
    <w:p w14:paraId="69A788B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“Men… they always prioritize their careers.”</w:t>
      </w:r>
    </w:p>
    <w:p w14:paraId="5B357328" w14:textId="77777777" w:rsidR="00572E4F" w:rsidRPr="00572E4F" w:rsidRDefault="00572E4F" w:rsidP="00572E4F">
      <w:pPr>
        <w:kinsoku/>
        <w:rPr>
          <w:rFonts w:ascii="Century Gothic" w:eastAsia="SimSun" w:hAnsi="Century Gothic" w:cs="SimSun"/>
          <w:sz w:val="28"/>
          <w:szCs w:val="28"/>
          <w:lang w:val="en-DE" w:eastAsia="zh-CN"/>
        </w:rPr>
      </w:pPr>
    </w:p>
    <w:p w14:paraId="2C8F9DB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They gaze at the Shanghai night, lost in their thoughts.</w:t>
      </w:r>
    </w:p>
    <w:p w14:paraId="1CA29408" w14:textId="77777777" w:rsidR="00572E4F" w:rsidRPr="00572E4F" w:rsidRDefault="00572E4F" w:rsidP="00572E4F">
      <w:pPr>
        <w:kinsoku/>
        <w:rPr>
          <w:rFonts w:ascii="Century Gothic" w:eastAsia="SimSun" w:hAnsi="Century Gothic" w:cs="SimSun"/>
          <w:sz w:val="28"/>
          <w:szCs w:val="28"/>
          <w:lang w:val="en-DE" w:eastAsia="zh-CN"/>
        </w:rPr>
      </w:pPr>
    </w:p>
    <w:p w14:paraId="2415B7D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Client, Mr. Liu:</w:t>
      </w:r>
    </w:p>
    <w:p w14:paraId="703BABFE"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“Finally found you two! Come, let’s cut the cake!”</w:t>
      </w:r>
    </w:p>
    <w:p w14:paraId="3C422224" w14:textId="77777777" w:rsidR="00572E4F" w:rsidRPr="00572E4F" w:rsidRDefault="00572E4F" w:rsidP="00572E4F">
      <w:pPr>
        <w:kinsoku/>
        <w:rPr>
          <w:rFonts w:ascii="Century Gothic" w:eastAsia="SimSun" w:hAnsi="Century Gothic" w:cs="SimSun"/>
          <w:sz w:val="28"/>
          <w:szCs w:val="28"/>
          <w:lang w:val="en-DE" w:eastAsia="zh-CN"/>
        </w:rPr>
      </w:pPr>
    </w:p>
    <w:p w14:paraId="5024841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follows Chen Yiming back to the crowd.</w:t>
      </w:r>
    </w:p>
    <w:p w14:paraId="23EC24F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 waiter pushes a large cake adorned with sparklers into the crowd.</w:t>
      </w:r>
    </w:p>
    <w:p w14:paraId="35541EC8" w14:textId="77777777" w:rsidR="00572E4F" w:rsidRPr="00572E4F" w:rsidRDefault="00572E4F" w:rsidP="00572E4F">
      <w:pPr>
        <w:kinsoku/>
        <w:rPr>
          <w:rFonts w:ascii="Century Gothic" w:eastAsia="SimSun" w:hAnsi="Century Gothic" w:cs="SimSun"/>
          <w:sz w:val="28"/>
          <w:szCs w:val="28"/>
          <w:lang w:val="en-DE" w:eastAsia="zh-CN"/>
        </w:rPr>
      </w:pPr>
    </w:p>
    <w:p w14:paraId="772DB7D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and the client cut the cake together.</w:t>
      </w:r>
    </w:p>
    <w:p w14:paraId="2FF1D2F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and the others gather around, clapping and celebrating, taking photos.</w:t>
      </w:r>
    </w:p>
    <w:p w14:paraId="6B3772A5"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waiter serves cake to the guests.</w:t>
      </w:r>
    </w:p>
    <w:p w14:paraId="49361C20" w14:textId="77777777" w:rsidR="00572E4F" w:rsidRPr="00572E4F" w:rsidRDefault="00572E4F" w:rsidP="00572E4F">
      <w:pPr>
        <w:kinsoku/>
        <w:rPr>
          <w:rFonts w:ascii="Century Gothic" w:eastAsia="SimSun" w:hAnsi="Century Gothic" w:cs="SimSun"/>
          <w:sz w:val="28"/>
          <w:szCs w:val="28"/>
          <w:lang w:val="en-DE" w:eastAsia="zh-CN"/>
        </w:rPr>
      </w:pPr>
    </w:p>
    <w:p w14:paraId="3BE1DEF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Guests in the dance floor begin to dance to the music.</w:t>
      </w:r>
    </w:p>
    <w:p w14:paraId="6332FC9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 flashing lights from the dance floor reflect on Du Xinyi’s face.</w:t>
      </w:r>
    </w:p>
    <w:p w14:paraId="361252A1"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She wears an elegant black satin dress, and the red agate beads around her neck enhance her beauty.</w:t>
      </w:r>
    </w:p>
    <w:p w14:paraId="77F8AF6B" w14:textId="77777777" w:rsidR="00572E4F" w:rsidRPr="00572E4F" w:rsidRDefault="00572E4F" w:rsidP="00572E4F">
      <w:pPr>
        <w:kinsoku/>
        <w:rPr>
          <w:rFonts w:ascii="Century Gothic" w:eastAsia="SimSun" w:hAnsi="Century Gothic" w:cs="SimSun"/>
          <w:sz w:val="28"/>
          <w:szCs w:val="28"/>
          <w:lang w:val="en-DE" w:eastAsia="zh-CN"/>
        </w:rPr>
      </w:pPr>
    </w:p>
    <w:p w14:paraId="1A6EA04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watches her, entranced.</w:t>
      </w:r>
    </w:p>
    <w:p w14:paraId="21074F69"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Her serene face seems out of place amidst the excitement, but it’s impossible to look away.</w:t>
      </w:r>
    </w:p>
    <w:p w14:paraId="307E288A" w14:textId="77777777" w:rsidR="00572E4F" w:rsidRPr="00572E4F" w:rsidRDefault="00572E4F" w:rsidP="00572E4F">
      <w:pPr>
        <w:kinsoku/>
        <w:rPr>
          <w:rFonts w:ascii="Century Gothic" w:eastAsia="SimSun" w:hAnsi="Century Gothic" w:cs="SimSun"/>
          <w:sz w:val="28"/>
          <w:szCs w:val="28"/>
          <w:lang w:val="en-DE" w:eastAsia="zh-CN"/>
        </w:rPr>
      </w:pPr>
    </w:p>
    <w:p w14:paraId="72E61537"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gathers his courage and takes Du Xinyi’s hand (an ambiguous gesture of affection).</w:t>
      </w:r>
    </w:p>
    <w:p w14:paraId="7FC8CC13"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like a shy girl from their first meeting, blushes slightly.</w:t>
      </w:r>
    </w:p>
    <w:p w14:paraId="5549E0B9" w14:textId="77777777" w:rsidR="00572E4F" w:rsidRPr="00572E4F" w:rsidRDefault="00572E4F" w:rsidP="00572E4F">
      <w:pPr>
        <w:kinsoku/>
        <w:rPr>
          <w:rFonts w:ascii="Century Gothic" w:eastAsia="SimSun" w:hAnsi="Century Gothic" w:cs="SimSun"/>
          <w:sz w:val="28"/>
          <w:szCs w:val="28"/>
          <w:lang w:val="en-DE" w:eastAsia="zh-CN"/>
        </w:rPr>
      </w:pPr>
    </w:p>
    <w:p w14:paraId="0E3F01BC"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Chen Yiming gazes at Du Xinyi with deep affection.</w:t>
      </w:r>
    </w:p>
    <w:p w14:paraId="22324BAF"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Du Xinyi avoids his intense gaze.</w:t>
      </w:r>
    </w:p>
    <w:p w14:paraId="7E8E4FDD" w14:textId="77777777" w:rsidR="00572E4F" w:rsidRPr="00572E4F" w:rsidRDefault="00572E4F" w:rsidP="00572E4F">
      <w:pPr>
        <w:kinsoku/>
        <w:rPr>
          <w:rFonts w:ascii="Century Gothic" w:eastAsia="SimSun" w:hAnsi="Century Gothic" w:cs="SimSun"/>
          <w:sz w:val="28"/>
          <w:szCs w:val="28"/>
          <w:lang w:val="en-DE" w:eastAsia="zh-CN"/>
        </w:rPr>
      </w:pPr>
    </w:p>
    <w:p w14:paraId="349AC29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In the silent exchange of glances, they understand each other’s feelings.</w:t>
      </w:r>
    </w:p>
    <w:p w14:paraId="302773D2"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Unable to resist the pull, they lose themselves in the moment.</w:t>
      </w:r>
    </w:p>
    <w:p w14:paraId="749300C6"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It feels as though the dullness of everyday life has suddenly rekindled with color.</w:t>
      </w:r>
    </w:p>
    <w:p w14:paraId="4691A2B1" w14:textId="77777777" w:rsidR="00572E4F" w:rsidRPr="00572E4F" w:rsidRDefault="00572E4F" w:rsidP="00572E4F">
      <w:pPr>
        <w:kinsoku/>
        <w:rPr>
          <w:rFonts w:ascii="Century Gothic" w:eastAsia="SimSun" w:hAnsi="Century Gothic" w:cs="SimSun"/>
          <w:sz w:val="28"/>
          <w:szCs w:val="28"/>
          <w:lang w:val="en-DE" w:eastAsia="zh-CN"/>
        </w:rPr>
      </w:pPr>
    </w:p>
    <w:p w14:paraId="5C1B366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She sways gracefully to the music, her arms and neck moving in the mesmerizing lights, captivating everyone around her.</w:t>
      </w:r>
    </w:p>
    <w:p w14:paraId="1B028F38"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 smile finally graces her face.</w:t>
      </w:r>
    </w:p>
    <w:p w14:paraId="4C3D189B" w14:textId="77777777" w:rsidR="00572E4F" w:rsidRPr="00572E4F" w:rsidRDefault="00572E4F" w:rsidP="00572E4F">
      <w:pPr>
        <w:kinsoku/>
        <w:rPr>
          <w:rFonts w:ascii="Century Gothic" w:eastAsia="SimSun" w:hAnsi="Century Gothic" w:cs="SimSun"/>
          <w:sz w:val="28"/>
          <w:szCs w:val="28"/>
          <w:lang w:val="en-DE" w:eastAsia="zh-CN"/>
        </w:rPr>
      </w:pPr>
    </w:p>
    <w:p w14:paraId="5EE5D42A"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Their eyes meet, locked in a moment of intimacy, as if no one else exists in the room.</w:t>
      </w:r>
    </w:p>
    <w:p w14:paraId="320931A4" w14:textId="77777777" w:rsidR="00572E4F" w:rsidRPr="00572E4F" w:rsidRDefault="00572E4F" w:rsidP="00572E4F">
      <w:pPr>
        <w:kinsoku/>
        <w:rPr>
          <w:rFonts w:ascii="Century Gothic" w:eastAsia="SimSun" w:hAnsi="Century Gothic" w:cs="SimSun"/>
          <w:sz w:val="28"/>
          <w:szCs w:val="28"/>
          <w:lang w:val="en-DE" w:eastAsia="zh-CN"/>
        </w:rPr>
      </w:pPr>
      <w:r w:rsidRPr="00572E4F">
        <w:rPr>
          <w:rFonts w:ascii="Century Gothic" w:eastAsia="SimSun" w:hAnsi="Century Gothic" w:cs="SimSun"/>
          <w:sz w:val="28"/>
          <w:szCs w:val="28"/>
          <w:lang w:val="en-DE" w:eastAsia="zh-CN"/>
        </w:rPr>
        <w:t>Around them, the lively and attractive people continue to revel in the night, occasionally casting envious glances their way.</w:t>
      </w:r>
    </w:p>
    <w:p w14:paraId="128595F9" w14:textId="77777777" w:rsidR="00C510E7" w:rsidRPr="00AF3ED1" w:rsidRDefault="00C510E7">
      <w:pPr>
        <w:kinsoku/>
        <w:rPr>
          <w:rFonts w:ascii="Century Gothic" w:eastAsia="SimSun" w:hAnsi="Century Gothic" w:cs="SimSun"/>
          <w:sz w:val="28"/>
          <w:szCs w:val="28"/>
          <w:lang w:val="en-DE" w:eastAsia="zh-CN"/>
        </w:rPr>
      </w:pPr>
    </w:p>
    <w:p w14:paraId="29D71CEB" w14:textId="77777777" w:rsidR="00C510E7" w:rsidRPr="00AF3ED1" w:rsidRDefault="00C510E7">
      <w:pPr>
        <w:kinsoku/>
        <w:rPr>
          <w:rFonts w:ascii="Century Gothic" w:eastAsia="SimSun" w:hAnsi="Century Gothic" w:cs="SimSun"/>
          <w:sz w:val="28"/>
          <w:szCs w:val="28"/>
          <w:lang w:eastAsia="zh-CN"/>
        </w:rPr>
      </w:pPr>
    </w:p>
    <w:p w14:paraId="3C7D2456"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0FB9A57" w14:textId="77777777">
        <w:trPr>
          <w:trHeight w:val="631"/>
        </w:trPr>
        <w:tc>
          <w:tcPr>
            <w:tcW w:w="4790" w:type="dxa"/>
          </w:tcPr>
          <w:p w14:paraId="27E7BD3A" w14:textId="01626C0A" w:rsidR="00C510E7" w:rsidRPr="00AF3ED1" w:rsidRDefault="00CA69FC">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Scene 31</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Elevator</w:t>
            </w:r>
            <w:proofErr w:type="spellEnd"/>
          </w:p>
        </w:tc>
        <w:tc>
          <w:tcPr>
            <w:tcW w:w="4790" w:type="dxa"/>
          </w:tcPr>
          <w:p w14:paraId="00532694" w14:textId="2CDF35B4"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23:00</w:t>
            </w:r>
          </w:p>
        </w:tc>
      </w:tr>
      <w:tr w:rsidR="00C510E7" w:rsidRPr="00AF3ED1" w14:paraId="0E15DE77" w14:textId="77777777">
        <w:trPr>
          <w:trHeight w:val="631"/>
        </w:trPr>
        <w:tc>
          <w:tcPr>
            <w:tcW w:w="4790" w:type="dxa"/>
          </w:tcPr>
          <w:p w14:paraId="1F5CB348" w14:textId="52AF0719"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p>
        </w:tc>
        <w:tc>
          <w:tcPr>
            <w:tcW w:w="4790" w:type="dxa"/>
          </w:tcPr>
          <w:p w14:paraId="4256916D" w14:textId="7DBEA2A5"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0DF5A07" w14:textId="77777777" w:rsidR="00CA69FC" w:rsidRPr="00AF3ED1" w:rsidRDefault="00CA69FC" w:rsidP="00CA69FC">
      <w:pPr>
        <w:kinsoku/>
        <w:rPr>
          <w:rFonts w:ascii="Century Gothic" w:eastAsia="SimSun" w:hAnsi="Century Gothic" w:cs="SimSun"/>
          <w:sz w:val="28"/>
          <w:szCs w:val="28"/>
          <w:lang w:val="en-DE" w:eastAsia="zh-CN"/>
        </w:rPr>
      </w:pPr>
    </w:p>
    <w:p w14:paraId="33CA522D" w14:textId="406D0180"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and Du Xinyi leave the bar.</w:t>
      </w:r>
    </w:p>
    <w:p w14:paraId="73BF5F69"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They’re in the hotel elevator together.</w:t>
      </w:r>
    </w:p>
    <w:p w14:paraId="0FBC41E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holds Du Xinyi’s coat in his hand.</w:t>
      </w:r>
    </w:p>
    <w:p w14:paraId="4438C6A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gentlemanly drapes the coat over her shoulders.</w:t>
      </w:r>
    </w:p>
    <w:p w14:paraId="512AEEE8" w14:textId="77777777" w:rsidR="00CA69FC" w:rsidRPr="00CA69FC" w:rsidRDefault="00CA69FC" w:rsidP="00CA69FC">
      <w:pPr>
        <w:kinsoku/>
        <w:rPr>
          <w:rFonts w:ascii="Century Gothic" w:eastAsia="SimSun" w:hAnsi="Century Gothic" w:cs="SimSun"/>
          <w:sz w:val="28"/>
          <w:szCs w:val="28"/>
          <w:lang w:val="en-DE" w:eastAsia="zh-CN"/>
        </w:rPr>
      </w:pPr>
    </w:p>
    <w:p w14:paraId="771C111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In the heavy silence of the elevator,</w:t>
      </w:r>
    </w:p>
    <w:p w14:paraId="0AC9C01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says softly,</w:t>
      </w:r>
    </w:p>
    <w:p w14:paraId="78DBB09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“I don’t know why… but seeing you these past few days… I still feel nervous, just like all those years ago.”</w:t>
      </w:r>
    </w:p>
    <w:p w14:paraId="1F125019" w14:textId="77777777" w:rsidR="00CA69FC" w:rsidRPr="00CA69FC" w:rsidRDefault="00CA69FC" w:rsidP="00CA69FC">
      <w:pPr>
        <w:kinsoku/>
        <w:rPr>
          <w:rFonts w:ascii="Century Gothic" w:eastAsia="SimSun" w:hAnsi="Century Gothic" w:cs="SimSun"/>
          <w:sz w:val="28"/>
          <w:szCs w:val="28"/>
          <w:lang w:val="en-DE" w:eastAsia="zh-CN"/>
        </w:rPr>
      </w:pPr>
    </w:p>
    <w:p w14:paraId="1C978E40"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Xinyi’s heart feels conflicted. She responds calmly,</w:t>
      </w:r>
    </w:p>
    <w:p w14:paraId="7D38E57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“I feel the same way.”</w:t>
      </w:r>
    </w:p>
    <w:p w14:paraId="0AC72919" w14:textId="77777777" w:rsidR="00CA69FC" w:rsidRPr="00CA69FC" w:rsidRDefault="00CA69FC" w:rsidP="00CA69FC">
      <w:pPr>
        <w:kinsoku/>
        <w:rPr>
          <w:rFonts w:ascii="Century Gothic" w:eastAsia="SimSun" w:hAnsi="Century Gothic" w:cs="SimSun"/>
          <w:sz w:val="28"/>
          <w:szCs w:val="28"/>
          <w:lang w:val="en-DE" w:eastAsia="zh-CN"/>
        </w:rPr>
      </w:pPr>
    </w:p>
    <w:p w14:paraId="1580601A"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In their tipsy state, they glance at each other, but neither can find the words to speak.</w:t>
      </w:r>
    </w:p>
    <w:p w14:paraId="0EAC0834"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D753E7F" w14:textId="77777777">
        <w:trPr>
          <w:trHeight w:val="631"/>
        </w:trPr>
        <w:tc>
          <w:tcPr>
            <w:tcW w:w="4790" w:type="dxa"/>
          </w:tcPr>
          <w:p w14:paraId="46365B60" w14:textId="1FEC8BD1"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rPr>
              <w:t>Scene 32</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lang w:eastAsia="zh-CN"/>
              </w:rPr>
              <w:t>:</w:t>
            </w:r>
            <w:r w:rsidRPr="00AF3ED1">
              <w:rPr>
                <w:rFonts w:ascii="Century Gothic" w:eastAsia="Times New Roman" w:hAnsi="Century Gothic" w:cs="Times New Roman"/>
                <w:snapToGrid/>
                <w:color w:val="0E0E0E"/>
                <w:sz w:val="28"/>
                <w:szCs w:val="28"/>
                <w:lang w:val="en-DE" w:eastAsia="en-GB"/>
              </w:rPr>
              <w:t xml:space="preserve"> </w:t>
            </w:r>
            <w:r w:rsidRPr="00AF3ED1">
              <w:rPr>
                <w:rFonts w:ascii="Century Gothic" w:eastAsia="SimSun" w:hAnsi="Century Gothic" w:cs="SimSun"/>
                <w:sz w:val="28"/>
                <w:szCs w:val="28"/>
                <w:lang w:val="en-DE" w:eastAsia="zh-CN"/>
              </w:rPr>
              <w:t>Road &amp; Taxi</w:t>
            </w:r>
          </w:p>
          <w:p w14:paraId="78C367F0" w14:textId="2E5C4AF8" w:rsidR="00C510E7" w:rsidRPr="00AF3ED1" w:rsidRDefault="00C510E7">
            <w:pPr>
              <w:kinsoku/>
              <w:rPr>
                <w:rFonts w:ascii="Century Gothic" w:eastAsia="SimSun" w:hAnsi="Century Gothic" w:cs="SimSun"/>
                <w:sz w:val="28"/>
                <w:szCs w:val="28"/>
                <w:lang w:eastAsia="zh-CN"/>
              </w:rPr>
            </w:pPr>
          </w:p>
        </w:tc>
        <w:tc>
          <w:tcPr>
            <w:tcW w:w="4790" w:type="dxa"/>
          </w:tcPr>
          <w:p w14:paraId="7B775E9A" w14:textId="28871182" w:rsidR="00C510E7" w:rsidRPr="00AF3ED1" w:rsidRDefault="00CA69FC">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23:</w:t>
            </w:r>
            <w:r w:rsidR="00000000" w:rsidRPr="00AF3ED1">
              <w:rPr>
                <w:rFonts w:ascii="Century Gothic" w:eastAsia="SimSun" w:hAnsi="Century Gothic" w:cs="SimSun"/>
                <w:sz w:val="28"/>
                <w:szCs w:val="28"/>
                <w:lang w:eastAsia="zh-CN"/>
              </w:rPr>
              <w:t>10</w:t>
            </w:r>
          </w:p>
        </w:tc>
      </w:tr>
      <w:tr w:rsidR="00C510E7" w:rsidRPr="00AF3ED1" w14:paraId="31C7A3FF" w14:textId="77777777">
        <w:trPr>
          <w:trHeight w:val="631"/>
        </w:trPr>
        <w:tc>
          <w:tcPr>
            <w:tcW w:w="4790" w:type="dxa"/>
          </w:tcPr>
          <w:p w14:paraId="05EB4E0E" w14:textId="73C7CD05"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p>
        </w:tc>
        <w:tc>
          <w:tcPr>
            <w:tcW w:w="4790" w:type="dxa"/>
          </w:tcPr>
          <w:p w14:paraId="2F1E203E" w14:textId="57E5DE86"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2EB2D53" w14:textId="77777777" w:rsidR="00C510E7" w:rsidRPr="00AF3ED1" w:rsidRDefault="00C510E7">
      <w:pPr>
        <w:kinsoku/>
        <w:rPr>
          <w:rFonts w:ascii="Century Gothic" w:eastAsia="SimSun" w:hAnsi="Century Gothic" w:cs="SimSun"/>
          <w:sz w:val="28"/>
          <w:szCs w:val="28"/>
          <w:lang w:eastAsia="zh-CN"/>
        </w:rPr>
      </w:pPr>
    </w:p>
    <w:p w14:paraId="160B609A"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wet streets glisten under the night sky.</w:t>
      </w:r>
    </w:p>
    <w:p w14:paraId="4D85AD7D"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and Du Xinyi walk side by side to the road to wait for a taxi.</w:t>
      </w:r>
    </w:p>
    <w:p w14:paraId="1C5D816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They remain silent, both finding it hard to speak.</w:t>
      </w:r>
    </w:p>
    <w:p w14:paraId="4A3B3DD0" w14:textId="77777777" w:rsidR="00CA69FC" w:rsidRPr="00CA69FC" w:rsidRDefault="00CA69FC" w:rsidP="00CA69FC">
      <w:pPr>
        <w:kinsoku/>
        <w:rPr>
          <w:rFonts w:ascii="Century Gothic" w:eastAsia="SimSun" w:hAnsi="Century Gothic" w:cs="SimSun"/>
          <w:sz w:val="28"/>
          <w:szCs w:val="28"/>
          <w:lang w:val="en-DE" w:eastAsia="zh-CN"/>
        </w:rPr>
      </w:pPr>
    </w:p>
    <w:p w14:paraId="5DBF412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taxi’s headlights illuminate their direction.</w:t>
      </w:r>
    </w:p>
    <w:p w14:paraId="0D3296C3"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seems to want to say something.</w:t>
      </w:r>
    </w:p>
    <w:p w14:paraId="68CE6F69" w14:textId="77777777" w:rsidR="00CA69FC" w:rsidRPr="00CA69FC" w:rsidRDefault="00CA69FC" w:rsidP="00CA69FC">
      <w:pPr>
        <w:kinsoku/>
        <w:rPr>
          <w:rFonts w:ascii="Century Gothic" w:eastAsia="SimSun" w:hAnsi="Century Gothic" w:cs="SimSun"/>
          <w:sz w:val="28"/>
          <w:szCs w:val="28"/>
          <w:lang w:val="en-DE" w:eastAsia="zh-CN"/>
        </w:rPr>
      </w:pPr>
    </w:p>
    <w:p w14:paraId="5294EE4D"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taxi pulls over by the roadside.</w:t>
      </w:r>
    </w:p>
    <w:p w14:paraId="3686F40A"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gives Du Xinyi a deep embrace.</w:t>
      </w:r>
    </w:p>
    <w:p w14:paraId="724CE4F8" w14:textId="77777777" w:rsidR="00CA69FC" w:rsidRPr="00CA69FC" w:rsidRDefault="00CA69FC" w:rsidP="00CA69FC">
      <w:pPr>
        <w:kinsoku/>
        <w:rPr>
          <w:rFonts w:ascii="Century Gothic" w:eastAsia="SimSun" w:hAnsi="Century Gothic" w:cs="SimSun"/>
          <w:sz w:val="28"/>
          <w:szCs w:val="28"/>
          <w:lang w:val="en-DE" w:eastAsia="zh-CN"/>
        </w:rPr>
      </w:pPr>
    </w:p>
    <w:p w14:paraId="0AF8E6E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(Close-up of Du Xinyi’s wedding ring)</w:t>
      </w:r>
    </w:p>
    <w:p w14:paraId="09BFA3B6" w14:textId="77777777" w:rsidR="00CA69FC" w:rsidRPr="00CA69FC" w:rsidRDefault="00CA69FC" w:rsidP="00CA69FC">
      <w:pPr>
        <w:kinsoku/>
        <w:rPr>
          <w:rFonts w:ascii="Century Gothic" w:eastAsia="SimSun" w:hAnsi="Century Gothic" w:cs="SimSun"/>
          <w:sz w:val="28"/>
          <w:szCs w:val="28"/>
          <w:lang w:val="en-DE" w:eastAsia="zh-CN"/>
        </w:rPr>
      </w:pPr>
    </w:p>
    <w:p w14:paraId="17F82488"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opens the car door and helps Du Xinyi into the taxi.</w:t>
      </w:r>
    </w:p>
    <w:p w14:paraId="259E3DB7"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stands alone on the streets of Shanghai, surrounded by the quiet of the night.</w:t>
      </w:r>
    </w:p>
    <w:p w14:paraId="1212A9BC"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029CCE7" w14:textId="77777777">
        <w:trPr>
          <w:trHeight w:val="631"/>
        </w:trPr>
        <w:tc>
          <w:tcPr>
            <w:tcW w:w="4790" w:type="dxa"/>
          </w:tcPr>
          <w:p w14:paraId="71065375" w14:textId="5C873790"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Scene 33</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Xinyi’s Family</w:t>
            </w:r>
          </w:p>
        </w:tc>
        <w:tc>
          <w:tcPr>
            <w:tcW w:w="4790" w:type="dxa"/>
          </w:tcPr>
          <w:p w14:paraId="1ABC9842" w14:textId="129F3524"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23:00</w:t>
            </w:r>
          </w:p>
        </w:tc>
      </w:tr>
      <w:tr w:rsidR="00C510E7" w:rsidRPr="00AF3ED1" w14:paraId="0D8A420D" w14:textId="77777777">
        <w:trPr>
          <w:trHeight w:val="631"/>
        </w:trPr>
        <w:tc>
          <w:tcPr>
            <w:tcW w:w="4790" w:type="dxa"/>
          </w:tcPr>
          <w:p w14:paraId="264D7164" w14:textId="77777777" w:rsidR="00CA69FC" w:rsidRPr="00AF3ED1" w:rsidRDefault="00CA69FC" w:rsidP="00CA69FC">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val="en-DE"/>
              </w:rPr>
              <w:t>Du Xinyi / Her Husband / Son</w:t>
            </w:r>
          </w:p>
          <w:p w14:paraId="6EA6AB35" w14:textId="0403CB32" w:rsidR="00C510E7" w:rsidRPr="00AF3ED1" w:rsidRDefault="00C510E7">
            <w:pPr>
              <w:kinsoku/>
              <w:rPr>
                <w:rFonts w:ascii="Century Gothic" w:eastAsia="SimSun" w:hAnsi="Century Gothic" w:cs="SimSun"/>
                <w:sz w:val="28"/>
                <w:szCs w:val="28"/>
                <w:lang w:val="en-DE"/>
              </w:rPr>
            </w:pPr>
          </w:p>
        </w:tc>
        <w:tc>
          <w:tcPr>
            <w:tcW w:w="4790" w:type="dxa"/>
          </w:tcPr>
          <w:p w14:paraId="0B0302AC" w14:textId="5DF1A63A"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Note</w:t>
            </w:r>
            <w:r w:rsidR="00000000" w:rsidRPr="00AF3ED1">
              <w:rPr>
                <w:rFonts w:ascii="Century Gothic" w:eastAsia="SimSun" w:hAnsi="Century Gothic" w:cs="SimSun"/>
                <w:sz w:val="28"/>
                <w:szCs w:val="28"/>
              </w:rPr>
              <w:t>：</w:t>
            </w:r>
          </w:p>
        </w:tc>
      </w:tr>
    </w:tbl>
    <w:p w14:paraId="0C149DBB" w14:textId="77777777" w:rsidR="00C510E7" w:rsidRPr="00AF3ED1" w:rsidRDefault="00C510E7">
      <w:pPr>
        <w:kinsoku/>
        <w:rPr>
          <w:rFonts w:ascii="Century Gothic" w:eastAsia="SimSun" w:hAnsi="Century Gothic" w:cs="SimSun"/>
          <w:sz w:val="28"/>
          <w:szCs w:val="28"/>
        </w:rPr>
      </w:pPr>
    </w:p>
    <w:p w14:paraId="64DC60D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opens the door to her home, gently taking off her high heels and quietly closing the door behind her.</w:t>
      </w:r>
    </w:p>
    <w:p w14:paraId="757CB967"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pushes open Cheng Cheng’s room door, looks at him sleeping peacefully, and quietly closes the door.</w:t>
      </w:r>
    </w:p>
    <w:p w14:paraId="4CE18A5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Xinyi’s husband is lying on his side, seemingly pretending to be asleep.</w:t>
      </w:r>
    </w:p>
    <w:p w14:paraId="038446D5"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approaches and embraces her husband from behind. Her emotions are a bit mixed, feeling a sense of guilt.</w:t>
      </w:r>
    </w:p>
    <w:p w14:paraId="049E0118"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turns off the bedside lamp.</w:t>
      </w:r>
    </w:p>
    <w:p w14:paraId="176A79E4" w14:textId="77777777" w:rsidR="00C510E7" w:rsidRPr="00AF3ED1" w:rsidRDefault="00C510E7">
      <w:pPr>
        <w:kinsoku/>
        <w:rPr>
          <w:rFonts w:ascii="Century Gothic" w:eastAsia="SimSun" w:hAnsi="Century Gothic" w:cs="SimSun"/>
          <w:sz w:val="28"/>
          <w:szCs w:val="28"/>
          <w:lang w:eastAsia="zh-CN"/>
        </w:rPr>
      </w:pPr>
    </w:p>
    <w:p w14:paraId="6AD2EF8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72"/>
        <w:gridCol w:w="3118"/>
        <w:gridCol w:w="4790"/>
      </w:tblGrid>
      <w:tr w:rsidR="00C510E7" w:rsidRPr="00AF3ED1" w14:paraId="3B5AC761" w14:textId="77777777">
        <w:trPr>
          <w:trHeight w:val="632"/>
        </w:trPr>
        <w:tc>
          <w:tcPr>
            <w:tcW w:w="1672" w:type="dxa"/>
            <w:tcBorders>
              <w:right w:val="nil"/>
            </w:tcBorders>
          </w:tcPr>
          <w:p w14:paraId="393CD841" w14:textId="55DDEEE2"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Scene 34</w:t>
            </w:r>
          </w:p>
        </w:tc>
        <w:tc>
          <w:tcPr>
            <w:tcW w:w="3118" w:type="dxa"/>
            <w:tcBorders>
              <w:left w:val="nil"/>
            </w:tcBorders>
          </w:tcPr>
          <w:p w14:paraId="5C455F0C"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Beijing / Airplane / Office</w:t>
            </w:r>
          </w:p>
          <w:p w14:paraId="6C5C28B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Time: [Please provide the specific time you’d like to use for the scene.]</w:t>
            </w:r>
          </w:p>
          <w:p w14:paraId="6E40FBF8" w14:textId="26941BFA" w:rsidR="00C510E7" w:rsidRPr="00AF3ED1" w:rsidRDefault="00C510E7">
            <w:pPr>
              <w:kinsoku/>
              <w:rPr>
                <w:rFonts w:ascii="Century Gothic" w:eastAsia="SimSun" w:hAnsi="Century Gothic" w:cs="SimSun"/>
                <w:sz w:val="28"/>
                <w:szCs w:val="28"/>
                <w:lang w:eastAsia="zh-CN"/>
              </w:rPr>
            </w:pPr>
          </w:p>
        </w:tc>
        <w:tc>
          <w:tcPr>
            <w:tcW w:w="4790" w:type="dxa"/>
          </w:tcPr>
          <w:p w14:paraId="4E0F4870" w14:textId="2FCF0814"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42ECA26A" w14:textId="77777777">
        <w:trPr>
          <w:trHeight w:val="1262"/>
        </w:trPr>
        <w:tc>
          <w:tcPr>
            <w:tcW w:w="1672" w:type="dxa"/>
            <w:tcBorders>
              <w:right w:val="nil"/>
            </w:tcBorders>
          </w:tcPr>
          <w:p w14:paraId="249FB426" w14:textId="09AC3B17" w:rsidR="00C510E7" w:rsidRPr="00AF3ED1" w:rsidRDefault="00CA69FC">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Characters</w:t>
            </w:r>
            <w:r w:rsidRPr="00AF3ED1">
              <w:rPr>
                <w:rFonts w:ascii="Century Gothic" w:eastAsia="SimSun" w:hAnsi="Century Gothic" w:cs="SimSun"/>
                <w:sz w:val="28"/>
                <w:szCs w:val="28"/>
                <w:lang w:eastAsia="zh-CN"/>
              </w:rPr>
              <w:t>:</w:t>
            </w:r>
            <w:ins w:id="21" w:author="JOJO.LEE" w:date="2024-04-27T16:58:00Z">
              <w:r w:rsidR="00000000" w:rsidRPr="00AF3ED1">
                <w:rPr>
                  <w:rFonts w:ascii="Century Gothic" w:eastAsia="SimSun" w:hAnsi="Century Gothic" w:cs="SimSun"/>
                  <w:sz w:val="28"/>
                  <w:szCs w:val="28"/>
                  <w:lang w:eastAsia="zh-CN"/>
                </w:rPr>
                <w:t xml:space="preserve"> </w:t>
              </w:r>
            </w:ins>
          </w:p>
        </w:tc>
        <w:tc>
          <w:tcPr>
            <w:tcW w:w="3118" w:type="dxa"/>
            <w:tcBorders>
              <w:left w:val="nil"/>
            </w:tcBorders>
          </w:tcPr>
          <w:p w14:paraId="14688FCE" w14:textId="2F6392E2"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 Client</w:t>
            </w:r>
            <w:r w:rsidRPr="00AF3ED1">
              <w:rPr>
                <w:rFonts w:ascii="Century Gothic" w:eastAsia="SimSun" w:hAnsi="Century Gothic" w:cs="SimSun"/>
                <w:sz w:val="28"/>
                <w:szCs w:val="28"/>
                <w:lang w:val="en-DE" w:eastAsia="zh-CN"/>
              </w:rPr>
              <w:t xml:space="preserve"> </w:t>
            </w:r>
            <w:r w:rsidRPr="00CA69FC">
              <w:rPr>
                <w:rFonts w:ascii="Century Gothic" w:eastAsia="SimSun" w:hAnsi="Century Gothic" w:cs="SimSun"/>
                <w:sz w:val="28"/>
                <w:szCs w:val="28"/>
                <w:lang w:val="en-DE" w:eastAsia="zh-CN"/>
              </w:rPr>
              <w:t>Assistant</w:t>
            </w:r>
          </w:p>
          <w:p w14:paraId="1DCEDC77" w14:textId="0EB97E37" w:rsidR="00C510E7" w:rsidRPr="00AF3ED1" w:rsidRDefault="00C510E7">
            <w:pPr>
              <w:kinsoku/>
              <w:rPr>
                <w:rFonts w:ascii="Century Gothic" w:eastAsia="SimSun" w:hAnsi="Century Gothic" w:cs="SimSun"/>
                <w:sz w:val="28"/>
                <w:szCs w:val="28"/>
                <w:lang w:eastAsia="zh-CN"/>
              </w:rPr>
            </w:pPr>
          </w:p>
        </w:tc>
        <w:tc>
          <w:tcPr>
            <w:tcW w:w="4790" w:type="dxa"/>
          </w:tcPr>
          <w:p w14:paraId="330B806E"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33 (Each Character’s Life - Quick Cuts with Music):</w:t>
            </w:r>
          </w:p>
          <w:p w14:paraId="23EC7FB9" w14:textId="5B4ACD7B" w:rsidR="00C510E7" w:rsidRPr="00AF3ED1" w:rsidRDefault="00C510E7">
            <w:pPr>
              <w:kinsoku/>
              <w:rPr>
                <w:rFonts w:ascii="Century Gothic" w:eastAsia="SimSun" w:hAnsi="Century Gothic" w:cs="SimSun"/>
                <w:sz w:val="28"/>
                <w:szCs w:val="28"/>
                <w:lang w:val="en-DE" w:eastAsia="zh-CN"/>
              </w:rPr>
            </w:pPr>
          </w:p>
        </w:tc>
      </w:tr>
    </w:tbl>
    <w:p w14:paraId="0B1F9DEB" w14:textId="77777777" w:rsidR="00C510E7" w:rsidRPr="00AF3ED1" w:rsidRDefault="00C510E7">
      <w:pPr>
        <w:kinsoku/>
        <w:rPr>
          <w:rFonts w:ascii="Century Gothic" w:eastAsia="SimSun" w:hAnsi="Century Gothic" w:cs="SimSun"/>
          <w:sz w:val="28"/>
          <w:szCs w:val="28"/>
          <w:lang w:eastAsia="zh-CN"/>
        </w:rPr>
      </w:pPr>
    </w:p>
    <w:p w14:paraId="56F9F8F1" w14:textId="77777777" w:rsidR="00C510E7" w:rsidRPr="00AF3ED1" w:rsidRDefault="00C510E7">
      <w:pPr>
        <w:kinsoku/>
        <w:rPr>
          <w:rFonts w:ascii="Century Gothic" w:eastAsia="SimSun" w:hAnsi="Century Gothic" w:cs="SimSun"/>
          <w:sz w:val="28"/>
          <w:szCs w:val="28"/>
          <w:lang w:eastAsia="zh-CN"/>
        </w:rPr>
      </w:pPr>
    </w:p>
    <w:p w14:paraId="12D185D0"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 Chen Yiming talks on the phone with his assistant while walking out of the airport:</w:t>
      </w:r>
    </w:p>
    <w:p w14:paraId="0B073E8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“I just landed. 3:00 PM, in the Chicago conference room. Please prepare the materials.”</w:t>
      </w:r>
    </w:p>
    <w:p w14:paraId="2FF58859"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driver takes his suitcase.</w:t>
      </w:r>
    </w:p>
    <w:p w14:paraId="797C7B9F" w14:textId="77777777" w:rsidR="00CA69FC" w:rsidRPr="00CA69FC" w:rsidRDefault="00CA69FC" w:rsidP="00CA69FC">
      <w:pPr>
        <w:kinsoku/>
        <w:rPr>
          <w:rFonts w:ascii="Century Gothic" w:eastAsia="SimSun" w:hAnsi="Century Gothic" w:cs="SimSun"/>
          <w:sz w:val="28"/>
          <w:szCs w:val="28"/>
          <w:lang w:val="en-DE" w:eastAsia="zh-CN"/>
        </w:rPr>
      </w:pPr>
    </w:p>
    <w:p w14:paraId="379F72EE"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and the client are in the conference room:</w:t>
      </w:r>
    </w:p>
    <w:p w14:paraId="7B08EB2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“This is the draft of our due diligence report. The electronic version was sent to you last night. This is the printed version for today’s discussion. Through our preliminary due diligence, we found a few potential issues with the target company:</w:t>
      </w:r>
    </w:p>
    <w:p w14:paraId="2032171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lastRenderedPageBreak/>
        <w:t>First, the shareholder capital has not been fully paid, and some of the technical contributions are unclear in terms of origin and ownership.</w:t>
      </w:r>
    </w:p>
    <w:p w14:paraId="3CAC20E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Second, the company’s main product’s trademark is very similar to that of an international company, and there’s a high chance we could face trademark disputes in the future.”</w:t>
      </w:r>
    </w:p>
    <w:p w14:paraId="3277E297"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(Shows two logos with similar patterns for a humorous touch.)</w:t>
      </w:r>
    </w:p>
    <w:p w14:paraId="3C3C8110"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“These two issues could become deal killers.”</w:t>
      </w:r>
    </w:p>
    <w:p w14:paraId="78302437" w14:textId="77777777" w:rsidR="00CA69FC" w:rsidRPr="00CA69FC" w:rsidRDefault="00CA69FC" w:rsidP="00CA69FC">
      <w:pPr>
        <w:kinsoku/>
        <w:rPr>
          <w:rFonts w:ascii="Century Gothic" w:eastAsia="SimSun" w:hAnsi="Century Gothic" w:cs="SimSun"/>
          <w:sz w:val="28"/>
          <w:szCs w:val="28"/>
          <w:lang w:val="en-DE" w:eastAsia="zh-CN"/>
        </w:rPr>
      </w:pPr>
    </w:p>
    <w:p w14:paraId="69EA5747"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Client:</w:t>
      </w:r>
    </w:p>
    <w:p w14:paraId="5E231E0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“Oh, Lawyer Chen, we’re determined to win this deal. Our chairman said this is a strategic acquisition for the company, and we’re willing to take risks to secure it.”</w:t>
      </w:r>
    </w:p>
    <w:p w14:paraId="0443C737" w14:textId="77777777" w:rsidR="00CA69FC" w:rsidRPr="00CA69FC" w:rsidRDefault="00CA69FC" w:rsidP="00CA69FC">
      <w:pPr>
        <w:kinsoku/>
        <w:rPr>
          <w:rFonts w:ascii="Century Gothic" w:eastAsia="SimSun" w:hAnsi="Century Gothic" w:cs="SimSun"/>
          <w:sz w:val="28"/>
          <w:szCs w:val="28"/>
          <w:lang w:val="en-DE" w:eastAsia="zh-CN"/>
        </w:rPr>
      </w:pPr>
    </w:p>
    <w:p w14:paraId="373E4633"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w:t>
      </w:r>
    </w:p>
    <w:p w14:paraId="6B17D55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“As a lawyer, my duty is to remind you of the transaction risks. Of course, whether these issues pose significant obstacles to the deal is for you to assess from a commercial perspective. But I must stress again that the potential risks with these two issues are significant. However, we can request further explanations from the other party and ask for relevant representations, warranties, and assurances. For instance, if a trademark dispute arises, we must have the unilateral right to terminate the contract and receive a full refund of our investment, plus compensation for any corresponding interest losses, etc.”</w:t>
      </w:r>
    </w:p>
    <w:p w14:paraId="0C612B87" w14:textId="77777777" w:rsidR="00CA69FC" w:rsidRPr="00CA69FC" w:rsidRDefault="00CA69FC" w:rsidP="00CA69FC">
      <w:pPr>
        <w:kinsoku/>
        <w:rPr>
          <w:rFonts w:ascii="Century Gothic" w:eastAsia="SimSun" w:hAnsi="Century Gothic" w:cs="SimSun"/>
          <w:sz w:val="28"/>
          <w:szCs w:val="28"/>
          <w:lang w:val="en-DE" w:eastAsia="zh-CN"/>
        </w:rPr>
      </w:pPr>
    </w:p>
    <w:p w14:paraId="06CF8C53"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is busy at the office, sorting through materials, reviewing documents, and attending meetings.</w:t>
      </w:r>
    </w:p>
    <w:p w14:paraId="6346FB0E" w14:textId="77777777" w:rsidR="00CA69FC" w:rsidRPr="00CA69FC" w:rsidRDefault="00CA69FC" w:rsidP="00CA69FC">
      <w:pPr>
        <w:kinsoku/>
        <w:rPr>
          <w:rFonts w:ascii="Century Gothic" w:eastAsia="SimSun" w:hAnsi="Century Gothic" w:cs="SimSun"/>
          <w:sz w:val="28"/>
          <w:szCs w:val="28"/>
          <w:lang w:val="en-DE" w:eastAsia="zh-CN"/>
        </w:rPr>
      </w:pPr>
    </w:p>
    <w:p w14:paraId="351A3D0D"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receives a friend recommendation from his mother on his phone.</w:t>
      </w:r>
    </w:p>
    <w:p w14:paraId="4AA4E3F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taps on the profile and sees a picture of a graceful woman with long hair, named Xu Zihan.</w:t>
      </w:r>
    </w:p>
    <w:p w14:paraId="32C9E56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taps “Add Friend.”</w:t>
      </w:r>
    </w:p>
    <w:p w14:paraId="067176A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continues working, not paying much attention to his phone.</w:t>
      </w:r>
    </w:p>
    <w:p w14:paraId="49E0E7C3" w14:textId="77777777" w:rsidR="00CA69FC" w:rsidRPr="00CA69FC" w:rsidRDefault="00CA69FC" w:rsidP="00CA69FC">
      <w:pPr>
        <w:kinsoku/>
        <w:rPr>
          <w:rFonts w:ascii="Century Gothic" w:eastAsia="SimSun" w:hAnsi="Century Gothic" w:cs="SimSun"/>
          <w:sz w:val="28"/>
          <w:szCs w:val="28"/>
          <w:lang w:val="en-DE" w:eastAsia="zh-CN"/>
        </w:rPr>
      </w:pPr>
    </w:p>
    <w:p w14:paraId="5428058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lastRenderedPageBreak/>
        <w:t>△</w:t>
      </w:r>
      <w:r w:rsidRPr="00CA69FC">
        <w:rPr>
          <w:rFonts w:ascii="Century Gothic" w:eastAsia="SimSun" w:hAnsi="Century Gothic" w:cs="SimSun"/>
          <w:sz w:val="28"/>
          <w:szCs w:val="28"/>
          <w:lang w:val="en-DE" w:eastAsia="zh-CN"/>
        </w:rPr>
        <w:t xml:space="preserve"> Chen Yiming leaves the office. The few remaining lights in the office are still on, indicating that others are still working late.</w:t>
      </w:r>
    </w:p>
    <w:p w14:paraId="1E69A04E" w14:textId="77777777" w:rsidR="00CA69FC" w:rsidRPr="00CA69FC" w:rsidRDefault="00CA69FC" w:rsidP="00CA69FC">
      <w:pPr>
        <w:kinsoku/>
        <w:rPr>
          <w:rFonts w:ascii="Century Gothic" w:eastAsia="SimSun" w:hAnsi="Century Gothic" w:cs="SimSun"/>
          <w:sz w:val="28"/>
          <w:szCs w:val="28"/>
          <w:lang w:val="en-DE" w:eastAsia="zh-CN"/>
        </w:rPr>
      </w:pPr>
    </w:p>
    <w:p w14:paraId="55379F0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receives a message from Xu Zihan on WeChat:</w:t>
      </w:r>
    </w:p>
    <w:p w14:paraId="51DC054A"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“Hi!” (With a little bear emoji)</w:t>
      </w:r>
    </w:p>
    <w:p w14:paraId="76567680" w14:textId="77777777" w:rsidR="00C510E7" w:rsidRPr="00AF3ED1" w:rsidRDefault="00C510E7">
      <w:pPr>
        <w:kinsoku/>
        <w:rPr>
          <w:rFonts w:ascii="Century Gothic" w:eastAsia="SimSun" w:hAnsi="Century Gothic" w:cs="SimSun"/>
          <w:sz w:val="28"/>
          <w:szCs w:val="28"/>
          <w:lang w:val="en-DE" w:eastAsia="zh-CN"/>
        </w:rPr>
      </w:pPr>
    </w:p>
    <w:p w14:paraId="6E0D0967"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3E29BF4" w14:textId="77777777">
        <w:trPr>
          <w:trHeight w:val="631"/>
        </w:trPr>
        <w:tc>
          <w:tcPr>
            <w:tcW w:w="4790" w:type="dxa"/>
          </w:tcPr>
          <w:p w14:paraId="41A455E8"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Scene 35</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Art Gallery</w:t>
            </w:r>
          </w:p>
          <w:p w14:paraId="052EACD5" w14:textId="58807B86" w:rsidR="00C510E7" w:rsidRPr="00AF3ED1" w:rsidRDefault="00C510E7">
            <w:pPr>
              <w:kinsoku/>
              <w:rPr>
                <w:rFonts w:ascii="Century Gothic" w:eastAsia="SimSun" w:hAnsi="Century Gothic" w:cs="SimSun"/>
                <w:sz w:val="28"/>
                <w:szCs w:val="28"/>
                <w:lang w:val="en-DE" w:eastAsia="zh-CN"/>
              </w:rPr>
            </w:pPr>
          </w:p>
        </w:tc>
        <w:tc>
          <w:tcPr>
            <w:tcW w:w="4790" w:type="dxa"/>
          </w:tcPr>
          <w:p w14:paraId="6AA916F5" w14:textId="1EE56E1E" w:rsidR="00C510E7" w:rsidRPr="00AF3ED1" w:rsidRDefault="00CA69FC">
            <w:pPr>
              <w:kinsoku/>
              <w:rPr>
                <w:rFonts w:ascii="Century Gothic" w:eastAsia="SimSun" w:hAnsi="Century Gothic" w:cs="SimSun"/>
                <w:sz w:val="28"/>
                <w:szCs w:val="28"/>
                <w:lang w:eastAsia="zh-CN"/>
              </w:rPr>
            </w:pPr>
            <w:proofErr w:type="spellStart"/>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Daytime</w:t>
            </w:r>
            <w:proofErr w:type="spellEnd"/>
          </w:p>
        </w:tc>
      </w:tr>
      <w:tr w:rsidR="00C510E7" w:rsidRPr="00AF3ED1" w14:paraId="3668792D" w14:textId="77777777">
        <w:trPr>
          <w:trHeight w:val="631"/>
        </w:trPr>
        <w:tc>
          <w:tcPr>
            <w:tcW w:w="4790" w:type="dxa"/>
          </w:tcPr>
          <w:p w14:paraId="5785CF82" w14:textId="4D2A40FE"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Du Xinyi</w:t>
            </w:r>
          </w:p>
        </w:tc>
        <w:tc>
          <w:tcPr>
            <w:tcW w:w="4790" w:type="dxa"/>
          </w:tcPr>
          <w:p w14:paraId="6A1864C8"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34:</w:t>
            </w:r>
          </w:p>
          <w:p w14:paraId="43768F69" w14:textId="44DF4E82" w:rsidR="00C510E7" w:rsidRPr="00AF3ED1" w:rsidRDefault="00C510E7">
            <w:pPr>
              <w:kinsoku/>
              <w:rPr>
                <w:rFonts w:ascii="Century Gothic" w:eastAsia="SimSun" w:hAnsi="Century Gothic" w:cs="SimSun"/>
                <w:sz w:val="28"/>
                <w:szCs w:val="28"/>
                <w:lang w:val="en-DE" w:eastAsia="zh-CN"/>
              </w:rPr>
            </w:pPr>
          </w:p>
        </w:tc>
      </w:tr>
    </w:tbl>
    <w:p w14:paraId="60FD7881" w14:textId="77777777" w:rsidR="00C510E7" w:rsidRPr="00AF3ED1" w:rsidRDefault="00C510E7">
      <w:pPr>
        <w:kinsoku/>
        <w:rPr>
          <w:rFonts w:ascii="Century Gothic" w:eastAsia="SimSun" w:hAnsi="Century Gothic" w:cs="SimSun"/>
          <w:sz w:val="28"/>
          <w:szCs w:val="28"/>
          <w:lang w:eastAsia="zh-CN"/>
        </w:rPr>
      </w:pPr>
    </w:p>
    <w:p w14:paraId="6D2CA985"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is in the gallery, introducing an ink painting to a client:</w:t>
      </w:r>
    </w:p>
    <w:p w14:paraId="6570426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“This artist’s work is quite imaginative and differs from our traditional expectations of ink painting. Her blend of abstract style and realism, combined with ink strokes, is rare in China. It’s an innovation in the ink painting genre. Plus, her bold use of color clearly demonstrates her technical skills.”</w:t>
      </w:r>
    </w:p>
    <w:p w14:paraId="1EB1848D" w14:textId="77777777" w:rsidR="00CA69FC" w:rsidRPr="00CA69FC" w:rsidRDefault="00CA69FC" w:rsidP="00CA69FC">
      <w:pPr>
        <w:kinsoku/>
        <w:rPr>
          <w:rFonts w:ascii="Century Gothic" w:eastAsia="SimSun" w:hAnsi="Century Gothic" w:cs="SimSun"/>
          <w:sz w:val="28"/>
          <w:szCs w:val="28"/>
          <w:lang w:val="en-DE" w:eastAsia="zh-CN"/>
        </w:rPr>
      </w:pPr>
    </w:p>
    <w:p w14:paraId="1B36E21A"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calls a painter:</w:t>
      </w:r>
    </w:p>
    <w:p w14:paraId="238CC0D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European collector who bought your previous piece is interested in acquiring another one from the same period. Could you organize your latest works and send them to me? I’ll make sure to recommend them properly.”</w:t>
      </w:r>
    </w:p>
    <w:p w14:paraId="69CF8159" w14:textId="77777777" w:rsidR="00CA69FC" w:rsidRPr="00CA69FC" w:rsidRDefault="00CA69FC" w:rsidP="00CA69FC">
      <w:pPr>
        <w:kinsoku/>
        <w:rPr>
          <w:rFonts w:ascii="Century Gothic" w:eastAsia="SimSun" w:hAnsi="Century Gothic" w:cs="SimSun"/>
          <w:sz w:val="28"/>
          <w:szCs w:val="28"/>
          <w:lang w:val="en-DE" w:eastAsia="zh-CN"/>
        </w:rPr>
      </w:pPr>
    </w:p>
    <w:p w14:paraId="58A233D5"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searches for Chen Yiming’s law firm website on Baidu, carefully reading through his previous experience and changes over time.</w:t>
      </w:r>
    </w:p>
    <w:p w14:paraId="61AB5FEC" w14:textId="77777777" w:rsidR="00CA69FC" w:rsidRPr="00CA69FC" w:rsidRDefault="00CA69FC" w:rsidP="00CA69FC">
      <w:pPr>
        <w:kinsoku/>
        <w:rPr>
          <w:rFonts w:ascii="Century Gothic" w:eastAsia="SimSun" w:hAnsi="Century Gothic" w:cs="SimSun"/>
          <w:sz w:val="28"/>
          <w:szCs w:val="28"/>
          <w:lang w:val="en-DE" w:eastAsia="zh-CN"/>
        </w:rPr>
      </w:pPr>
    </w:p>
    <w:p w14:paraId="068BD00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Du Xinyi sends a message to Chen Yiming:</w:t>
      </w:r>
    </w:p>
    <w:p w14:paraId="3CB7861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“Have you arrived in Beijing?” (After sending, she deletes the message.)</w:t>
      </w:r>
    </w:p>
    <w:p w14:paraId="6BBD90E9" w14:textId="77777777" w:rsidR="00C510E7" w:rsidRPr="00AF3ED1" w:rsidRDefault="00C510E7">
      <w:pPr>
        <w:kinsoku/>
        <w:rPr>
          <w:rFonts w:ascii="Century Gothic" w:eastAsia="SimSun" w:hAnsi="Century Gothic" w:cs="SimSun"/>
          <w:sz w:val="28"/>
          <w:szCs w:val="28"/>
          <w:lang w:val="en-DE" w:eastAsia="zh-CN"/>
        </w:rPr>
      </w:pPr>
    </w:p>
    <w:p w14:paraId="626D3227"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01"/>
        <w:gridCol w:w="3189"/>
        <w:gridCol w:w="4790"/>
      </w:tblGrid>
      <w:tr w:rsidR="00C510E7" w:rsidRPr="00AF3ED1" w14:paraId="10396256" w14:textId="77777777">
        <w:trPr>
          <w:trHeight w:val="631"/>
        </w:trPr>
        <w:tc>
          <w:tcPr>
            <w:tcW w:w="1601" w:type="dxa"/>
            <w:tcBorders>
              <w:right w:val="nil"/>
            </w:tcBorders>
          </w:tcPr>
          <w:p w14:paraId="1229F795" w14:textId="2C320FAA"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Scene 36</w:t>
            </w:r>
          </w:p>
        </w:tc>
        <w:tc>
          <w:tcPr>
            <w:tcW w:w="3189" w:type="dxa"/>
            <w:tcBorders>
              <w:left w:val="nil"/>
            </w:tcBorders>
          </w:tcPr>
          <w:p w14:paraId="44F82AF1"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ins w:id="22" w:author="JOJO.LEE" w:date="2024-04-27T17:17: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DE" w:eastAsia="zh-CN"/>
              </w:rPr>
              <w:t>Du Xinyi in the Car</w:t>
            </w:r>
          </w:p>
          <w:p w14:paraId="6F0BDACE" w14:textId="7F94435A" w:rsidR="00C510E7" w:rsidRPr="00AF3ED1" w:rsidRDefault="00C510E7">
            <w:pPr>
              <w:kinsoku/>
              <w:rPr>
                <w:rFonts w:ascii="Century Gothic" w:eastAsia="SimSun" w:hAnsi="Century Gothic" w:cs="SimSun"/>
                <w:sz w:val="28"/>
                <w:szCs w:val="28"/>
                <w:lang w:val="en-DE" w:eastAsia="zh-CN"/>
              </w:rPr>
            </w:pPr>
          </w:p>
        </w:tc>
        <w:tc>
          <w:tcPr>
            <w:tcW w:w="4790" w:type="dxa"/>
          </w:tcPr>
          <w:p w14:paraId="34D5FC36" w14:textId="4F921418"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Time</w:t>
            </w:r>
            <w:r w:rsidR="00000000" w:rsidRPr="00AF3ED1">
              <w:rPr>
                <w:rFonts w:ascii="Century Gothic" w:eastAsia="SimSun" w:hAnsi="Century Gothic" w:cs="SimSun"/>
                <w:sz w:val="28"/>
                <w:szCs w:val="28"/>
              </w:rPr>
              <w:t>：</w:t>
            </w:r>
          </w:p>
        </w:tc>
      </w:tr>
      <w:tr w:rsidR="00C510E7" w:rsidRPr="00AF3ED1" w14:paraId="026D42A5" w14:textId="77777777">
        <w:trPr>
          <w:trHeight w:val="631"/>
        </w:trPr>
        <w:tc>
          <w:tcPr>
            <w:tcW w:w="1601" w:type="dxa"/>
            <w:tcBorders>
              <w:right w:val="nil"/>
            </w:tcBorders>
          </w:tcPr>
          <w:p w14:paraId="047E31FF" w14:textId="3AB054B1" w:rsidR="00C510E7" w:rsidRPr="00AF3ED1" w:rsidRDefault="00CA69FC">
            <w:pPr>
              <w:kinsoku/>
              <w:rPr>
                <w:rFonts w:ascii="Century Gothic" w:eastAsia="SimSun" w:hAnsi="Century Gothic" w:cs="SimSun"/>
                <w:sz w:val="28"/>
                <w:szCs w:val="28"/>
                <w:lang w:eastAsia="zh-Hans"/>
              </w:rPr>
            </w:pPr>
            <w:r w:rsidRPr="00AF3ED1">
              <w:rPr>
                <w:rFonts w:ascii="Century Gothic" w:eastAsia="SimSun" w:hAnsi="Century Gothic" w:cs="SimSun"/>
                <w:sz w:val="28"/>
                <w:szCs w:val="28"/>
              </w:rPr>
              <w:t>Characters</w:t>
            </w:r>
          </w:p>
        </w:tc>
        <w:tc>
          <w:tcPr>
            <w:tcW w:w="3189" w:type="dxa"/>
            <w:tcBorders>
              <w:left w:val="nil"/>
            </w:tcBorders>
          </w:tcPr>
          <w:p w14:paraId="192FFBB3"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Du Xinyi / Cheng Cheng</w:t>
            </w:r>
          </w:p>
          <w:p w14:paraId="7850B250" w14:textId="3B89B39E" w:rsidR="00C510E7" w:rsidRPr="00AF3ED1" w:rsidRDefault="00C510E7">
            <w:pPr>
              <w:kinsoku/>
              <w:rPr>
                <w:rFonts w:ascii="Century Gothic" w:eastAsia="SimSun" w:hAnsi="Century Gothic" w:cs="SimSun"/>
                <w:sz w:val="28"/>
                <w:szCs w:val="28"/>
              </w:rPr>
            </w:pPr>
          </w:p>
        </w:tc>
        <w:tc>
          <w:tcPr>
            <w:tcW w:w="4790" w:type="dxa"/>
          </w:tcPr>
          <w:p w14:paraId="7CF5D07B"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35:</w:t>
            </w:r>
          </w:p>
          <w:p w14:paraId="4AD5AD7C" w14:textId="7D4BE6C1" w:rsidR="00C510E7" w:rsidRPr="00AF3ED1" w:rsidRDefault="00C510E7">
            <w:pPr>
              <w:kinsoku/>
              <w:rPr>
                <w:rFonts w:ascii="Century Gothic" w:eastAsia="SimSun" w:hAnsi="Century Gothic" w:cs="SimSun"/>
                <w:sz w:val="28"/>
                <w:szCs w:val="28"/>
                <w:lang w:val="en-DE" w:eastAsia="zh-CN"/>
              </w:rPr>
            </w:pPr>
          </w:p>
        </w:tc>
      </w:tr>
    </w:tbl>
    <w:p w14:paraId="34A26A31" w14:textId="77777777" w:rsidR="00C510E7" w:rsidRPr="00AF3ED1" w:rsidRDefault="00C510E7">
      <w:pPr>
        <w:kinsoku/>
        <w:rPr>
          <w:rFonts w:ascii="Century Gothic" w:eastAsia="SimSun" w:hAnsi="Century Gothic" w:cs="SimSun"/>
          <w:sz w:val="28"/>
          <w:szCs w:val="28"/>
          <w:lang w:eastAsia="zh-CN"/>
        </w:rPr>
      </w:pPr>
    </w:p>
    <w:p w14:paraId="133640A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is driving her child to school.</w:t>
      </w:r>
    </w:p>
    <w:p w14:paraId="235A95E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The car’s audio system is playing a children’s English story.</w:t>
      </w:r>
    </w:p>
    <w:p w14:paraId="4F16E724" w14:textId="12520FB5" w:rsidR="00C510E7" w:rsidRPr="00AF3ED1" w:rsidRDefault="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Cheng Cheng is sitting in the passenger seat, occasionally repeating some of the phrases from the story</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The bear and the travelers.</w:t>
      </w:r>
    </w:p>
    <w:p w14:paraId="47070140"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Cheng Cheng loses patience after a while:</w:t>
      </w:r>
    </w:p>
    <w:p w14:paraId="72C7BD61"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“Mom, Wang Yumeng said that Universal Studios Japan has a Harry Potter theme park, where you can ride Buckbeak. The Buckbeak is a roller coaster. When we have a holiday, can you and Dad take me there?”</w:t>
      </w:r>
    </w:p>
    <w:p w14:paraId="73B916DD" w14:textId="77777777" w:rsidR="00CA69FC" w:rsidRPr="00CA69FC" w:rsidRDefault="00CA69FC" w:rsidP="00CA69FC">
      <w:pPr>
        <w:kinsoku/>
        <w:rPr>
          <w:rFonts w:ascii="Century Gothic" w:eastAsia="SimSun" w:hAnsi="Century Gothic" w:cs="SimSun"/>
          <w:sz w:val="28"/>
          <w:szCs w:val="28"/>
          <w:lang w:val="en-DE"/>
        </w:rPr>
      </w:pPr>
    </w:p>
    <w:p w14:paraId="1EAF1A64"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Du Xinyi:</w:t>
      </w:r>
    </w:p>
    <w:p w14:paraId="3E943CC7"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“If you improve compared to your last exam, I’ll ask Dad to take us there.”</w:t>
      </w:r>
    </w:p>
    <w:p w14:paraId="57EC7EF3" w14:textId="77777777" w:rsidR="00CA69FC" w:rsidRPr="00CA69FC" w:rsidRDefault="00CA69FC" w:rsidP="00CA69FC">
      <w:pPr>
        <w:kinsoku/>
        <w:rPr>
          <w:rFonts w:ascii="Century Gothic" w:eastAsia="SimSun" w:hAnsi="Century Gothic" w:cs="SimSun"/>
          <w:sz w:val="28"/>
          <w:szCs w:val="28"/>
          <w:lang w:val="en-DE"/>
        </w:rPr>
      </w:pPr>
    </w:p>
    <w:p w14:paraId="26CF1642"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Cheng Cheng extends his pinky finger and hooks it with Du Xinyi’s, sealing the promise.</w:t>
      </w:r>
    </w:p>
    <w:p w14:paraId="71959D9E" w14:textId="77777777" w:rsidR="00CA69FC" w:rsidRPr="00CA69FC" w:rsidRDefault="00CA69FC" w:rsidP="00CA69FC">
      <w:pPr>
        <w:kinsoku/>
        <w:rPr>
          <w:rFonts w:ascii="Century Gothic" w:eastAsia="SimSun" w:hAnsi="Century Gothic" w:cs="SimSun"/>
          <w:sz w:val="28"/>
          <w:szCs w:val="28"/>
          <w:lang w:val="en-DE"/>
        </w:rPr>
      </w:pPr>
    </w:p>
    <w:p w14:paraId="13CCA6B8"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When they reach the school gate, Du Xinyi hands Cheng Cheng his water bottle.</w:t>
      </w:r>
    </w:p>
    <w:p w14:paraId="2D249F1C" w14:textId="77777777" w:rsidR="00CA69FC" w:rsidRPr="00CA69FC" w:rsidRDefault="00CA69FC" w:rsidP="00CA69FC">
      <w:pPr>
        <w:kinsoku/>
        <w:rPr>
          <w:rFonts w:ascii="Century Gothic" w:eastAsia="SimSun" w:hAnsi="Century Gothic" w:cs="SimSun"/>
          <w:sz w:val="28"/>
          <w:szCs w:val="28"/>
          <w:lang w:val="en-DE"/>
        </w:rPr>
      </w:pPr>
    </w:p>
    <w:p w14:paraId="70F8CCD6"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Du Xinyi:</w:t>
      </w:r>
    </w:p>
    <w:p w14:paraId="13D71B84"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“Make sure to pay attention in class, take good notes, and don’t be distracted.”</w:t>
      </w:r>
    </w:p>
    <w:p w14:paraId="3E474E7A" w14:textId="77777777" w:rsidR="00CA69FC" w:rsidRPr="00CA69FC" w:rsidRDefault="00CA69FC" w:rsidP="00CA69FC">
      <w:pPr>
        <w:kinsoku/>
        <w:rPr>
          <w:rFonts w:ascii="Century Gothic" w:eastAsia="SimSun" w:hAnsi="Century Gothic" w:cs="SimSun"/>
          <w:sz w:val="28"/>
          <w:szCs w:val="28"/>
          <w:lang w:val="en-DE"/>
        </w:rPr>
      </w:pPr>
    </w:p>
    <w:p w14:paraId="509A68A6" w14:textId="77777777" w:rsidR="00CA69FC" w:rsidRPr="00CA69FC" w:rsidRDefault="00CA69FC" w:rsidP="00CA69FC">
      <w:pPr>
        <w:kinsoku/>
        <w:rPr>
          <w:rFonts w:ascii="Century Gothic" w:eastAsia="SimSun" w:hAnsi="Century Gothic" w:cs="SimSun"/>
          <w:sz w:val="28"/>
          <w:szCs w:val="28"/>
          <w:lang w:val="en-DE"/>
        </w:rPr>
      </w:pPr>
      <w:r w:rsidRPr="00CA69FC">
        <w:rPr>
          <w:rFonts w:ascii="Century Gothic" w:eastAsia="SimSun" w:hAnsi="Century Gothic" w:cs="SimSun"/>
          <w:sz w:val="28"/>
          <w:szCs w:val="28"/>
          <w:lang w:val="en-DE"/>
        </w:rPr>
        <w:t>Cheng Cheng waves goodbye to her as he heads into the school.</w:t>
      </w:r>
    </w:p>
    <w:p w14:paraId="778D4DDC" w14:textId="77777777" w:rsidR="00C510E7" w:rsidRPr="00AF3ED1" w:rsidRDefault="00C510E7">
      <w:pPr>
        <w:kinsoku/>
        <w:rPr>
          <w:rFonts w:ascii="Century Gothic" w:eastAsia="SimSun" w:hAnsi="Century Gothic" w:cs="SimSun"/>
          <w:sz w:val="28"/>
          <w:szCs w:val="28"/>
          <w:lang w:val="en-DE"/>
        </w:rPr>
      </w:pPr>
    </w:p>
    <w:p w14:paraId="02F0EB49"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BA9023A" w14:textId="77777777">
        <w:trPr>
          <w:trHeight w:val="631"/>
        </w:trPr>
        <w:tc>
          <w:tcPr>
            <w:tcW w:w="4790" w:type="dxa"/>
          </w:tcPr>
          <w:p w14:paraId="2E033980" w14:textId="77777777" w:rsidR="00CA69FC" w:rsidRPr="00AF3ED1" w:rsidRDefault="00CA69FC" w:rsidP="00CA69FC">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37</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Beijing Park</w:t>
            </w:r>
          </w:p>
          <w:p w14:paraId="6F7EF475" w14:textId="4CC1B16D" w:rsidR="00C510E7" w:rsidRPr="00AF3ED1" w:rsidRDefault="00C510E7">
            <w:pPr>
              <w:kinsoku/>
              <w:rPr>
                <w:rFonts w:ascii="Century Gothic" w:eastAsia="SimSun" w:hAnsi="Century Gothic" w:cs="SimSun"/>
                <w:sz w:val="28"/>
                <w:szCs w:val="28"/>
              </w:rPr>
            </w:pPr>
          </w:p>
        </w:tc>
        <w:tc>
          <w:tcPr>
            <w:tcW w:w="4790" w:type="dxa"/>
          </w:tcPr>
          <w:p w14:paraId="74751B66" w14:textId="1AD33B74"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2676932B" w14:textId="77777777">
        <w:trPr>
          <w:trHeight w:val="633"/>
        </w:trPr>
        <w:tc>
          <w:tcPr>
            <w:tcW w:w="4790" w:type="dxa"/>
          </w:tcPr>
          <w:p w14:paraId="63F9DAB3" w14:textId="77777777" w:rsidR="00CA69FC" w:rsidRPr="00AF3ED1" w:rsidRDefault="00CA69FC" w:rsidP="00CA69FC">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Chen Yiming</w:t>
            </w:r>
          </w:p>
          <w:p w14:paraId="2DC753BF" w14:textId="0347E76A" w:rsidR="00C510E7" w:rsidRPr="00AF3ED1" w:rsidRDefault="00C510E7">
            <w:pPr>
              <w:kinsoku/>
              <w:rPr>
                <w:rFonts w:ascii="Century Gothic" w:eastAsia="SimSun" w:hAnsi="Century Gothic" w:cs="SimSun"/>
                <w:sz w:val="28"/>
                <w:szCs w:val="28"/>
              </w:rPr>
            </w:pPr>
          </w:p>
        </w:tc>
        <w:tc>
          <w:tcPr>
            <w:tcW w:w="4790" w:type="dxa"/>
          </w:tcPr>
          <w:p w14:paraId="040022BC"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36:</w:t>
            </w:r>
          </w:p>
          <w:p w14:paraId="52E496B6" w14:textId="14414145" w:rsidR="00C510E7" w:rsidRPr="00AF3ED1" w:rsidRDefault="00C510E7">
            <w:pPr>
              <w:kinsoku/>
              <w:rPr>
                <w:rFonts w:ascii="Century Gothic" w:eastAsia="SimSun" w:hAnsi="Century Gothic" w:cs="SimSun"/>
                <w:sz w:val="28"/>
                <w:szCs w:val="28"/>
                <w:lang w:val="en-DE" w:eastAsia="zh-CN"/>
              </w:rPr>
            </w:pPr>
          </w:p>
        </w:tc>
      </w:tr>
    </w:tbl>
    <w:p w14:paraId="2DF8A44D" w14:textId="77777777" w:rsidR="00C510E7" w:rsidRPr="00AF3ED1" w:rsidRDefault="00C510E7">
      <w:pPr>
        <w:kinsoku/>
        <w:rPr>
          <w:rFonts w:ascii="Century Gothic" w:eastAsia="SimSun" w:hAnsi="Century Gothic" w:cs="SimSun"/>
          <w:sz w:val="28"/>
          <w:szCs w:val="28"/>
          <w:lang w:eastAsia="zh-CN"/>
        </w:rPr>
      </w:pPr>
    </w:p>
    <w:p w14:paraId="746A8B29" w14:textId="77777777" w:rsidR="00CA69FC" w:rsidRPr="00CA69FC" w:rsidRDefault="00CA69FC" w:rsidP="00CA69FC">
      <w:pPr>
        <w:kinsoku/>
        <w:ind w:firstLineChars="100" w:firstLine="280"/>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runs on the street with his dog.</w:t>
      </w:r>
    </w:p>
    <w:p w14:paraId="36698ED1" w14:textId="77777777" w:rsidR="00CA69FC" w:rsidRPr="00CA69FC" w:rsidRDefault="00CA69FC" w:rsidP="00CA69FC">
      <w:pPr>
        <w:kinsoku/>
        <w:ind w:firstLineChars="100" w:firstLine="280"/>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plays with his dog and other dogs in the neighborhood.</w:t>
      </w:r>
    </w:p>
    <w:p w14:paraId="0A98C990" w14:textId="77777777" w:rsidR="00CA69FC" w:rsidRPr="00CA69FC" w:rsidRDefault="00CA69FC" w:rsidP="00CA69FC">
      <w:pPr>
        <w:kinsoku/>
        <w:ind w:firstLineChars="100" w:firstLine="280"/>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takes his dog to the dry cleaner at the entrance of his building to pick up clothes.</w:t>
      </w:r>
    </w:p>
    <w:p w14:paraId="2279406D" w14:textId="77777777" w:rsidR="00CA69FC" w:rsidRPr="00CA69FC" w:rsidRDefault="00CA69FC" w:rsidP="00CA69FC">
      <w:pPr>
        <w:kinsoku/>
        <w:ind w:firstLineChars="100" w:firstLine="280"/>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walks through the supermarket alone, pushing a shopping cart filled with daily necessities (such as tissues, laundry detergent) and food (like canned fruits).</w:t>
      </w:r>
    </w:p>
    <w:p w14:paraId="20A96865" w14:textId="77777777" w:rsidR="00CA69FC" w:rsidRPr="00CA69FC" w:rsidRDefault="00CA69FC" w:rsidP="00CA69FC">
      <w:pPr>
        <w:kinsoku/>
        <w:ind w:firstLineChars="100" w:firstLine="280"/>
        <w:rPr>
          <w:rFonts w:ascii="Century Gothic" w:eastAsia="SimSun" w:hAnsi="Century Gothic" w:cs="SimSun"/>
          <w:sz w:val="28"/>
          <w:szCs w:val="28"/>
          <w:lang w:val="en-DE" w:eastAsia="zh-CN"/>
        </w:rPr>
      </w:pPr>
      <w:r w:rsidRPr="00CA69FC">
        <w:rPr>
          <w:rFonts w:ascii="Cambria Math" w:eastAsia="SimSun" w:hAnsi="Cambria Math" w:cs="Cambria Math"/>
          <w:sz w:val="28"/>
          <w:szCs w:val="28"/>
          <w:lang w:val="en-DE" w:eastAsia="zh-CN"/>
        </w:rPr>
        <w:t>△</w:t>
      </w:r>
      <w:r w:rsidRPr="00CA69FC">
        <w:rPr>
          <w:rFonts w:ascii="Century Gothic" w:eastAsia="SimSun" w:hAnsi="Century Gothic" w:cs="SimSun"/>
          <w:sz w:val="28"/>
          <w:szCs w:val="28"/>
          <w:lang w:val="en-DE" w:eastAsia="zh-CN"/>
        </w:rPr>
        <w:t xml:space="preserve"> Chen Yiming skillfully tosses several dog food packages into the cart.</w:t>
      </w:r>
    </w:p>
    <w:p w14:paraId="5E5C6EEE" w14:textId="2206A812" w:rsidR="00C510E7" w:rsidRPr="00AF3ED1" w:rsidRDefault="00C510E7">
      <w:pPr>
        <w:kinsoku/>
        <w:ind w:firstLineChars="100" w:firstLine="280"/>
        <w:rPr>
          <w:rFonts w:ascii="Century Gothic" w:eastAsia="SimSun" w:hAnsi="Century Gothic" w:cs="SimSun"/>
          <w:sz w:val="28"/>
          <w:szCs w:val="28"/>
          <w:lang w:val="en-DE" w:eastAsia="zh-CN"/>
        </w:rPr>
      </w:pPr>
    </w:p>
    <w:p w14:paraId="1B1878A7" w14:textId="77777777" w:rsidR="00C510E7" w:rsidRPr="00AF3ED1" w:rsidRDefault="00C510E7">
      <w:pPr>
        <w:kinsoku/>
        <w:rPr>
          <w:rFonts w:ascii="Century Gothic" w:eastAsia="SimSun" w:hAnsi="Century Gothic" w:cs="SimSun"/>
          <w:sz w:val="28"/>
          <w:szCs w:val="28"/>
          <w:lang w:eastAsia="zh-CN"/>
        </w:rPr>
      </w:pPr>
    </w:p>
    <w:p w14:paraId="14D9707E"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ED2A072" w14:textId="77777777">
        <w:trPr>
          <w:trHeight w:val="631"/>
        </w:trPr>
        <w:tc>
          <w:tcPr>
            <w:tcW w:w="4790" w:type="dxa"/>
          </w:tcPr>
          <w:p w14:paraId="1FC39D78" w14:textId="77777777" w:rsidR="00CA69FC" w:rsidRPr="00AF3ED1" w:rsidRDefault="00CA69FC" w:rsidP="00CA69FC">
            <w:pPr>
              <w:kinsoku/>
              <w:rPr>
                <w:rFonts w:ascii="Century Gothic" w:eastAsia="SimSun" w:hAnsi="Century Gothic" w:cs="SimSun"/>
                <w:sz w:val="28"/>
                <w:szCs w:val="28"/>
                <w:lang w:val="en-DE"/>
              </w:rPr>
            </w:pPr>
            <w:r w:rsidRPr="00AF3ED1">
              <w:rPr>
                <w:rFonts w:ascii="Century Gothic" w:eastAsia="SimSun" w:hAnsi="Century Gothic" w:cs="SimSun"/>
                <w:sz w:val="28"/>
                <w:szCs w:val="28"/>
              </w:rPr>
              <w:t>Scene 38</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Beijing Home</w:t>
            </w:r>
          </w:p>
          <w:p w14:paraId="74BD52BC" w14:textId="2E7CC7BB" w:rsidR="00C510E7" w:rsidRPr="00AF3ED1" w:rsidRDefault="00C510E7">
            <w:pPr>
              <w:kinsoku/>
              <w:rPr>
                <w:rFonts w:ascii="Century Gothic" w:eastAsia="SimSun" w:hAnsi="Century Gothic" w:cs="SimSun"/>
                <w:sz w:val="28"/>
                <w:szCs w:val="28"/>
              </w:rPr>
            </w:pPr>
          </w:p>
        </w:tc>
        <w:tc>
          <w:tcPr>
            <w:tcW w:w="4790" w:type="dxa"/>
          </w:tcPr>
          <w:p w14:paraId="1E1BE2A5" w14:textId="0A305A9B"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 Evening</w:t>
            </w:r>
          </w:p>
        </w:tc>
      </w:tr>
      <w:tr w:rsidR="00C510E7" w:rsidRPr="00AF3ED1" w14:paraId="28D71C6A" w14:textId="77777777">
        <w:trPr>
          <w:trHeight w:val="631"/>
        </w:trPr>
        <w:tc>
          <w:tcPr>
            <w:tcW w:w="4790" w:type="dxa"/>
          </w:tcPr>
          <w:p w14:paraId="6161FA59" w14:textId="1F507F27"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Characters: Chen Yiming</w:t>
            </w:r>
          </w:p>
        </w:tc>
        <w:tc>
          <w:tcPr>
            <w:tcW w:w="4790" w:type="dxa"/>
          </w:tcPr>
          <w:p w14:paraId="79D7D8E6"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37:</w:t>
            </w:r>
          </w:p>
          <w:p w14:paraId="06CE065F" w14:textId="68A8E9FC" w:rsidR="00C510E7" w:rsidRPr="00AF3ED1" w:rsidRDefault="00C510E7">
            <w:pPr>
              <w:kinsoku/>
              <w:rPr>
                <w:rFonts w:ascii="Century Gothic" w:eastAsia="SimSun" w:hAnsi="Century Gothic" w:cs="SimSun"/>
                <w:sz w:val="28"/>
                <w:szCs w:val="28"/>
                <w:lang w:val="en-DE" w:eastAsia="zh-CN"/>
              </w:rPr>
            </w:pPr>
          </w:p>
        </w:tc>
      </w:tr>
    </w:tbl>
    <w:p w14:paraId="5F69E74C" w14:textId="77777777" w:rsidR="00C510E7" w:rsidRPr="00AF3ED1" w:rsidRDefault="00C510E7">
      <w:pPr>
        <w:kinsoku/>
        <w:rPr>
          <w:rFonts w:ascii="Century Gothic" w:eastAsia="SimSun" w:hAnsi="Century Gothic" w:cs="SimSun"/>
          <w:sz w:val="28"/>
          <w:szCs w:val="28"/>
          <w:lang w:eastAsia="zh-CN"/>
        </w:rPr>
      </w:pPr>
    </w:p>
    <w:p w14:paraId="7CDB31D0" w14:textId="77777777" w:rsidR="00C510E7" w:rsidRPr="00AF3ED1" w:rsidRDefault="00C510E7">
      <w:pPr>
        <w:kinsoku/>
        <w:rPr>
          <w:rFonts w:ascii="Century Gothic" w:eastAsia="SimSun" w:hAnsi="Century Gothic" w:cs="SimSun"/>
          <w:sz w:val="28"/>
          <w:szCs w:val="28"/>
          <w:lang w:eastAsia="zh-CN"/>
        </w:rPr>
      </w:pPr>
    </w:p>
    <w:p w14:paraId="22AF0588"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is alone at home, watching TV.</w:t>
      </w:r>
    </w:p>
    <w:p w14:paraId="2F7400A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His phone screen shows an unread WeChat message from Xu Zihan:</w:t>
      </w:r>
    </w:p>
    <w:p w14:paraId="1049129B"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“When are you free this week?”</w:t>
      </w:r>
    </w:p>
    <w:p w14:paraId="5E5B9049" w14:textId="77777777" w:rsidR="00CA69FC" w:rsidRPr="00CA69FC" w:rsidRDefault="00CA69FC" w:rsidP="00CA69FC">
      <w:pPr>
        <w:kinsoku/>
        <w:rPr>
          <w:rFonts w:ascii="Century Gothic" w:eastAsia="SimSun" w:hAnsi="Century Gothic" w:cs="SimSun"/>
          <w:sz w:val="28"/>
          <w:szCs w:val="28"/>
          <w:lang w:val="en-DE" w:eastAsia="zh-CN"/>
        </w:rPr>
      </w:pPr>
    </w:p>
    <w:p w14:paraId="79BB216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w:t>
      </w:r>
    </w:p>
    <w:p w14:paraId="1AFD40F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“Friday evening.”</w:t>
      </w:r>
    </w:p>
    <w:p w14:paraId="00B10CD6" w14:textId="77777777" w:rsidR="00CA69FC" w:rsidRPr="00CA69FC" w:rsidRDefault="00CA69FC" w:rsidP="00CA69FC">
      <w:pPr>
        <w:kinsoku/>
        <w:rPr>
          <w:rFonts w:ascii="Century Gothic" w:eastAsia="SimSun" w:hAnsi="Century Gothic" w:cs="SimSun"/>
          <w:sz w:val="28"/>
          <w:szCs w:val="28"/>
          <w:lang w:val="en-DE" w:eastAsia="zh-CN"/>
        </w:rPr>
      </w:pPr>
    </w:p>
    <w:p w14:paraId="2346127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After a moment of thought, he adds:</w:t>
      </w:r>
    </w:p>
    <w:p w14:paraId="523EEC7E"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“Do you like jazz? Are you free to go together on Friday night?”</w:t>
      </w:r>
    </w:p>
    <w:p w14:paraId="530388E2" w14:textId="77777777" w:rsidR="00CA69FC" w:rsidRPr="00CA69FC" w:rsidRDefault="00CA69FC" w:rsidP="00CA69FC">
      <w:pPr>
        <w:kinsoku/>
        <w:rPr>
          <w:rFonts w:ascii="Century Gothic" w:eastAsia="SimSun" w:hAnsi="Century Gothic" w:cs="SimSun"/>
          <w:sz w:val="28"/>
          <w:szCs w:val="28"/>
          <w:lang w:val="en-DE" w:eastAsia="zh-CN"/>
        </w:rPr>
      </w:pPr>
    </w:p>
    <w:p w14:paraId="49A725EF"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receives a reply from Xu Zihan:</w:t>
      </w:r>
    </w:p>
    <w:p w14:paraId="2C6727E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“Sure” (with a smiling emoji)</w:t>
      </w:r>
    </w:p>
    <w:p w14:paraId="0C71A55A" w14:textId="77777777" w:rsidR="00CA69FC" w:rsidRPr="00CA69FC" w:rsidRDefault="00CA69FC" w:rsidP="00CA69FC">
      <w:pPr>
        <w:kinsoku/>
        <w:rPr>
          <w:rFonts w:ascii="Century Gothic" w:eastAsia="SimSun" w:hAnsi="Century Gothic" w:cs="SimSun"/>
          <w:sz w:val="28"/>
          <w:szCs w:val="28"/>
          <w:lang w:val="en-DE" w:eastAsia="zh-CN"/>
        </w:rPr>
      </w:pPr>
    </w:p>
    <w:p w14:paraId="7EE13386"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sends her a location tag for BLUENOTE.</w:t>
      </w:r>
    </w:p>
    <w:p w14:paraId="2082A6F9"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looks bored as he waits for a response.</w:t>
      </w:r>
    </w:p>
    <w:p w14:paraId="4F4C6BB5" w14:textId="77777777" w:rsidR="00CA69FC" w:rsidRPr="00CA69FC" w:rsidRDefault="00CA69FC" w:rsidP="00CA69FC">
      <w:pPr>
        <w:kinsoku/>
        <w:rPr>
          <w:rFonts w:ascii="Century Gothic" w:eastAsia="SimSun" w:hAnsi="Century Gothic" w:cs="SimSun"/>
          <w:sz w:val="28"/>
          <w:szCs w:val="28"/>
          <w:lang w:val="en-DE" w:eastAsia="zh-CN"/>
        </w:rPr>
      </w:pPr>
    </w:p>
    <w:p w14:paraId="41CCE30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lastRenderedPageBreak/>
        <w:t>The washing machine in Chen Yiming’s home hums loudly in the background.</w:t>
      </w:r>
    </w:p>
    <w:p w14:paraId="6C2D9EE9"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continuously switches channels on the remote, clearly tired, but not going to bed. (Expression shows boredom)</w:t>
      </w:r>
    </w:p>
    <w:p w14:paraId="2D365305" w14:textId="77777777" w:rsidR="00CA69FC" w:rsidRPr="00CA69FC" w:rsidRDefault="00CA69FC" w:rsidP="00CA69FC">
      <w:pPr>
        <w:kinsoku/>
        <w:rPr>
          <w:rFonts w:ascii="Century Gothic" w:eastAsia="SimSun" w:hAnsi="Century Gothic" w:cs="SimSun"/>
          <w:sz w:val="28"/>
          <w:szCs w:val="28"/>
          <w:lang w:val="en-DE" w:eastAsia="zh-CN"/>
        </w:rPr>
      </w:pPr>
    </w:p>
    <w:p w14:paraId="181BC2C2"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 Yiming flips through Du Xinyi’s social media, browsing photos of her exhibitions, artistic reflections, music shares, and food posts.</w:t>
      </w:r>
    </w:p>
    <w:p w14:paraId="7C0B3B1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He likes several recent posts on her feed.</w:t>
      </w:r>
    </w:p>
    <w:p w14:paraId="2F48838A" w14:textId="77777777" w:rsidR="00C510E7" w:rsidRPr="00AF3ED1" w:rsidRDefault="00C510E7">
      <w:pPr>
        <w:kinsoku/>
        <w:rPr>
          <w:rFonts w:ascii="Century Gothic" w:eastAsia="SimSun" w:hAnsi="Century Gothic" w:cs="SimSun"/>
          <w:sz w:val="28"/>
          <w:szCs w:val="28"/>
          <w:lang w:eastAsia="zh-CN"/>
        </w:rPr>
      </w:pPr>
    </w:p>
    <w:p w14:paraId="0BEB03C7"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7FCA4DC" w14:textId="77777777">
        <w:trPr>
          <w:trHeight w:val="631"/>
        </w:trPr>
        <w:tc>
          <w:tcPr>
            <w:tcW w:w="4790" w:type="dxa"/>
          </w:tcPr>
          <w:p w14:paraId="51FC9713" w14:textId="5E8394D6"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Scene 39</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p>
        </w:tc>
        <w:tc>
          <w:tcPr>
            <w:tcW w:w="4790" w:type="dxa"/>
          </w:tcPr>
          <w:p w14:paraId="623C8D11" w14:textId="012D72D7" w:rsidR="00C510E7" w:rsidRPr="00AF3ED1" w:rsidRDefault="00CA69FC">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5BE3E67E" w14:textId="77777777">
        <w:trPr>
          <w:trHeight w:val="633"/>
        </w:trPr>
        <w:tc>
          <w:tcPr>
            <w:tcW w:w="4790" w:type="dxa"/>
          </w:tcPr>
          <w:p w14:paraId="455EF1E7" w14:textId="77777777" w:rsidR="00CA69FC" w:rsidRPr="00AF3ED1" w:rsidRDefault="00CA69FC" w:rsidP="00CA69FC">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Family</w:t>
            </w:r>
          </w:p>
          <w:p w14:paraId="424D640A" w14:textId="6672F638" w:rsidR="00C510E7" w:rsidRPr="00AF3ED1" w:rsidRDefault="00C510E7">
            <w:pPr>
              <w:kinsoku/>
              <w:rPr>
                <w:rFonts w:ascii="Century Gothic" w:eastAsia="SimSun" w:hAnsi="Century Gothic" w:cs="SimSun"/>
                <w:sz w:val="28"/>
                <w:szCs w:val="28"/>
              </w:rPr>
            </w:pPr>
          </w:p>
        </w:tc>
        <w:tc>
          <w:tcPr>
            <w:tcW w:w="4790" w:type="dxa"/>
          </w:tcPr>
          <w:p w14:paraId="40A7CD3B"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36:</w:t>
            </w:r>
          </w:p>
          <w:p w14:paraId="2E039E7D" w14:textId="00791A04" w:rsidR="00C510E7" w:rsidRPr="00AF3ED1" w:rsidRDefault="00C510E7">
            <w:pPr>
              <w:kinsoku/>
              <w:rPr>
                <w:rFonts w:ascii="Century Gothic" w:eastAsia="SimSun" w:hAnsi="Century Gothic" w:cs="SimSun"/>
                <w:sz w:val="28"/>
                <w:szCs w:val="28"/>
                <w:lang w:val="en-DE" w:eastAsia="zh-CN"/>
              </w:rPr>
            </w:pPr>
          </w:p>
        </w:tc>
      </w:tr>
    </w:tbl>
    <w:p w14:paraId="510E5BBF" w14:textId="77777777" w:rsidR="00C510E7" w:rsidRPr="00AF3ED1" w:rsidRDefault="00C510E7">
      <w:pPr>
        <w:kinsoku/>
        <w:rPr>
          <w:rFonts w:ascii="Century Gothic" w:eastAsia="SimSun" w:hAnsi="Century Gothic" w:cs="SimSun"/>
          <w:sz w:val="28"/>
          <w:szCs w:val="28"/>
          <w:lang w:eastAsia="zh-CN"/>
        </w:rPr>
      </w:pPr>
    </w:p>
    <w:p w14:paraId="2EE27E69" w14:textId="77777777" w:rsidR="00C510E7" w:rsidRPr="00AF3ED1" w:rsidRDefault="00C510E7">
      <w:pPr>
        <w:kinsoku/>
        <w:rPr>
          <w:rFonts w:ascii="Century Gothic" w:eastAsia="SimSun" w:hAnsi="Century Gothic" w:cs="SimSun"/>
          <w:sz w:val="28"/>
          <w:szCs w:val="28"/>
          <w:lang w:eastAsia="zh-CN"/>
        </w:rPr>
      </w:pPr>
    </w:p>
    <w:p w14:paraId="07DD3479" w14:textId="2231A0BA"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at the Market</w:t>
      </w:r>
      <w:r w:rsidR="004330EA">
        <w:rPr>
          <w:rFonts w:ascii="Century Gothic" w:eastAsia="SimSun" w:hAnsi="Century Gothic" w:cs="SimSun"/>
          <w:sz w:val="28"/>
          <w:szCs w:val="28"/>
          <w:lang w:val="en-DE" w:eastAsia="zh-CN"/>
        </w:rPr>
        <w:t>.</w:t>
      </w:r>
    </w:p>
    <w:p w14:paraId="4C32AC18"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walks through the busy vegetable market, selecting fresh produce. The sounds of vendors calling out, and people chatting around her, fill the air as she carefully inspects the vegetables, making her choices with quiet concentration.</w:t>
      </w:r>
    </w:p>
    <w:p w14:paraId="4F010004" w14:textId="77777777" w:rsidR="00CA69FC" w:rsidRPr="00CA69FC" w:rsidRDefault="00CA69FC" w:rsidP="00CA69FC">
      <w:pPr>
        <w:kinsoku/>
        <w:rPr>
          <w:rFonts w:ascii="Century Gothic" w:eastAsia="SimSun" w:hAnsi="Century Gothic" w:cs="SimSun"/>
          <w:sz w:val="28"/>
          <w:szCs w:val="28"/>
          <w:lang w:val="en-DE" w:eastAsia="zh-CN"/>
        </w:rPr>
      </w:pPr>
    </w:p>
    <w:p w14:paraId="746A777C" w14:textId="64EFC1CE"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Cheng Cheng at the Pool</w:t>
      </w:r>
      <w:r w:rsidR="004330EA">
        <w:rPr>
          <w:rFonts w:ascii="Century Gothic" w:eastAsia="SimSun" w:hAnsi="Century Gothic" w:cs="SimSun"/>
          <w:sz w:val="28"/>
          <w:szCs w:val="28"/>
          <w:lang w:val="en-DE" w:eastAsia="zh-CN"/>
        </w:rPr>
        <w:t>.</w:t>
      </w:r>
    </w:p>
    <w:p w14:paraId="3376CEAD"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Cheng Cheng is at the pool, learning to swim. He wears swim goggles, focused on the instructor’s guidance. The swimming coach demonstrates how to exhale slowly and hold breath, and Cheng Cheng diligently mimics the movements. The coach’s fit physique is visible as he leads the class. Du Xinyi sits on a bench, watching them with a distant look, her mind elsewhere, lost in thought.</w:t>
      </w:r>
    </w:p>
    <w:p w14:paraId="6FE39BA3" w14:textId="77777777" w:rsidR="00CA69FC" w:rsidRPr="00CA69FC" w:rsidRDefault="00CA69FC" w:rsidP="00CA69FC">
      <w:pPr>
        <w:kinsoku/>
        <w:rPr>
          <w:rFonts w:ascii="Century Gothic" w:eastAsia="SimSun" w:hAnsi="Century Gothic" w:cs="SimSun"/>
          <w:sz w:val="28"/>
          <w:szCs w:val="28"/>
          <w:lang w:val="en-DE" w:eastAsia="zh-CN"/>
        </w:rPr>
      </w:pPr>
    </w:p>
    <w:p w14:paraId="09D69F6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and Cheng Cheng at the Bookstore</w:t>
      </w:r>
    </w:p>
    <w:p w14:paraId="09AEB898"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and Cheng Cheng stroll through a bookstore.</w:t>
      </w:r>
    </w:p>
    <w:p w14:paraId="0EEC683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receives a few likes on her social media from Chen Yiming, causing her to pause for a moment, her expression complex. She quickly hides her phone, trying to mask her emotions.</w:t>
      </w:r>
    </w:p>
    <w:p w14:paraId="1E664339" w14:textId="77777777" w:rsidR="00CA69FC" w:rsidRPr="00CA69FC" w:rsidRDefault="00CA69FC" w:rsidP="00CA69FC">
      <w:pPr>
        <w:kinsoku/>
        <w:rPr>
          <w:rFonts w:ascii="Century Gothic" w:eastAsia="SimSun" w:hAnsi="Century Gothic" w:cs="SimSun"/>
          <w:sz w:val="28"/>
          <w:szCs w:val="28"/>
          <w:lang w:val="en-DE" w:eastAsia="zh-CN"/>
        </w:rPr>
      </w:pPr>
    </w:p>
    <w:p w14:paraId="542D9B40"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lastRenderedPageBreak/>
        <w:t>Following Cheng Cheng, Du Xinyi absentmindedly walks through the section with books on plants and animals, her attention scattered. She picks up a book, flips through a few pages, but her mind is elsewhere.</w:t>
      </w:r>
    </w:p>
    <w:p w14:paraId="74A9D345" w14:textId="77777777" w:rsidR="00CA69FC" w:rsidRPr="00CA69FC" w:rsidRDefault="00CA69FC" w:rsidP="00CA69FC">
      <w:pPr>
        <w:kinsoku/>
        <w:rPr>
          <w:rFonts w:ascii="Century Gothic" w:eastAsia="SimSun" w:hAnsi="Century Gothic" w:cs="SimSun"/>
          <w:sz w:val="28"/>
          <w:szCs w:val="28"/>
          <w:lang w:val="en-DE" w:eastAsia="zh-CN"/>
        </w:rPr>
      </w:pPr>
    </w:p>
    <w:p w14:paraId="321AE2E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pulls out her phone again, opens her conversation with Chen Yiming, takes a photo of a cute plant, and deletes it immediately.</w:t>
      </w:r>
    </w:p>
    <w:p w14:paraId="4C803DF1" w14:textId="77777777" w:rsidR="00CA69FC" w:rsidRPr="00CA69FC" w:rsidRDefault="00CA69FC" w:rsidP="00CA69FC">
      <w:pPr>
        <w:kinsoku/>
        <w:rPr>
          <w:rFonts w:ascii="Century Gothic" w:eastAsia="SimSun" w:hAnsi="Century Gothic" w:cs="SimSun"/>
          <w:sz w:val="28"/>
          <w:szCs w:val="28"/>
          <w:lang w:val="en-DE" w:eastAsia="zh-CN"/>
        </w:rPr>
      </w:pPr>
    </w:p>
    <w:p w14:paraId="6ED527F4"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While returning the book, Du Xinyi accidentally drops it on the floor. The bookstore, previously quiet, suddenly echoes with the sound of the book hitting the ground.</w:t>
      </w:r>
    </w:p>
    <w:p w14:paraId="026AC0F1" w14:textId="77777777" w:rsidR="00CA69FC" w:rsidRPr="00CA69FC" w:rsidRDefault="00CA69FC" w:rsidP="00CA69FC">
      <w:pPr>
        <w:kinsoku/>
        <w:rPr>
          <w:rFonts w:ascii="Century Gothic" w:eastAsia="SimSun" w:hAnsi="Century Gothic" w:cs="SimSun"/>
          <w:sz w:val="28"/>
          <w:szCs w:val="28"/>
          <w:lang w:val="en-DE" w:eastAsia="zh-CN"/>
        </w:rPr>
      </w:pPr>
    </w:p>
    <w:p w14:paraId="5478966C"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Du Xinyi bends down to pick it up. Cheng Cheng looks over at her, noticing the moment. Du Xinyi looks back at him, their eyes briefly meeting.</w:t>
      </w:r>
    </w:p>
    <w:p w14:paraId="312F81E8" w14:textId="77777777" w:rsidR="00CA69FC" w:rsidRPr="00CA69FC" w:rsidRDefault="00CA69FC" w:rsidP="00CA69FC">
      <w:pPr>
        <w:kinsoku/>
        <w:rPr>
          <w:rFonts w:ascii="Century Gothic" w:eastAsia="SimSun" w:hAnsi="Century Gothic" w:cs="SimSun"/>
          <w:sz w:val="28"/>
          <w:szCs w:val="28"/>
          <w:lang w:val="en-DE" w:eastAsia="zh-CN"/>
        </w:rPr>
      </w:pPr>
    </w:p>
    <w:p w14:paraId="06977581" w14:textId="77777777" w:rsidR="00CA69FC" w:rsidRPr="00CA69FC" w:rsidRDefault="00CA69FC" w:rsidP="00CA69FC">
      <w:pPr>
        <w:kinsoku/>
        <w:rPr>
          <w:rFonts w:ascii="Century Gothic" w:eastAsia="SimSun" w:hAnsi="Century Gothic" w:cs="SimSun"/>
          <w:sz w:val="28"/>
          <w:szCs w:val="28"/>
          <w:lang w:val="en-DE" w:eastAsia="zh-CN"/>
        </w:rPr>
      </w:pPr>
      <w:r w:rsidRPr="00CA69FC">
        <w:rPr>
          <w:rFonts w:ascii="Century Gothic" w:eastAsia="SimSun" w:hAnsi="Century Gothic" w:cs="SimSun"/>
          <w:sz w:val="28"/>
          <w:szCs w:val="28"/>
          <w:lang w:val="en-DE" w:eastAsia="zh-CN"/>
        </w:rPr>
        <w:t>(Note: The use of the bookstore’s intricate layout visually represents Du Xinyi’s inner turmoil, with the sound of ambient music enhancing the complexity of her feelings.)</w:t>
      </w:r>
    </w:p>
    <w:p w14:paraId="458F35D6"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201B72C" w14:textId="77777777">
        <w:trPr>
          <w:trHeight w:val="631"/>
        </w:trPr>
        <w:tc>
          <w:tcPr>
            <w:tcW w:w="4790" w:type="dxa"/>
          </w:tcPr>
          <w:p w14:paraId="22112E4F" w14:textId="7FD50D9C" w:rsidR="00C510E7" w:rsidRPr="00AF3ED1" w:rsidRDefault="00CA69FC">
            <w:pPr>
              <w:kinsoku/>
              <w:rPr>
                <w:ins w:id="23" w:author="JOJO.LEE" w:date="2024-04-27T17:21:00Z"/>
                <w:rFonts w:ascii="Century Gothic" w:eastAsia="SimSun" w:hAnsi="Century Gothic" w:cs="SimSun"/>
                <w:sz w:val="28"/>
                <w:szCs w:val="28"/>
              </w:rPr>
            </w:pPr>
            <w:r w:rsidRPr="00AF3ED1">
              <w:rPr>
                <w:rFonts w:ascii="Century Gothic" w:eastAsia="SimSun" w:hAnsi="Century Gothic" w:cs="SimSun"/>
                <w:sz w:val="28"/>
                <w:szCs w:val="28"/>
              </w:rPr>
              <w:t>Scene 40</w:t>
            </w:r>
            <w:r w:rsidR="00000000" w:rsidRPr="00AF3ED1">
              <w:rPr>
                <w:rFonts w:ascii="Century Gothic" w:eastAsia="SimSun" w:hAnsi="Century Gothic" w:cs="SimSun"/>
                <w:sz w:val="28"/>
                <w:szCs w:val="28"/>
              </w:rPr>
              <w:t xml:space="preserve">            </w:t>
            </w:r>
          </w:p>
          <w:p w14:paraId="082A3ED4" w14:textId="5CEAEB8D" w:rsidR="00C510E7" w:rsidRPr="00AF3ED1" w:rsidRDefault="00CA69FC">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r w:rsidR="00000000" w:rsidRPr="00AF3ED1">
              <w:rPr>
                <w:rFonts w:ascii="Century Gothic" w:eastAsia="SimSun" w:hAnsi="Century Gothic" w:cs="SimSun"/>
                <w:sz w:val="28"/>
                <w:szCs w:val="28"/>
              </w:rPr>
              <w:t xml:space="preserve"> BLUENOTE</w:t>
            </w:r>
          </w:p>
        </w:tc>
        <w:tc>
          <w:tcPr>
            <w:tcW w:w="4790" w:type="dxa"/>
          </w:tcPr>
          <w:p w14:paraId="57B91259" w14:textId="086FDAF0" w:rsidR="00C510E7" w:rsidRPr="00AF3ED1" w:rsidRDefault="00CA69FC">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67FFB659" w14:textId="77777777">
        <w:trPr>
          <w:trHeight w:val="631"/>
        </w:trPr>
        <w:tc>
          <w:tcPr>
            <w:tcW w:w="4790" w:type="dxa"/>
          </w:tcPr>
          <w:p w14:paraId="6C88355E"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Chen Yiming and Xu Zihan</w:t>
            </w:r>
          </w:p>
          <w:p w14:paraId="46DD00D4" w14:textId="407441C6" w:rsidR="00C510E7" w:rsidRPr="00AF3ED1" w:rsidRDefault="00C510E7">
            <w:pPr>
              <w:kinsoku/>
              <w:rPr>
                <w:rFonts w:ascii="Century Gothic" w:eastAsia="SimSun" w:hAnsi="Century Gothic" w:cs="SimSun"/>
                <w:sz w:val="28"/>
                <w:szCs w:val="28"/>
                <w:lang w:val="en-DE" w:eastAsia="zh-CN"/>
              </w:rPr>
            </w:pPr>
          </w:p>
        </w:tc>
        <w:tc>
          <w:tcPr>
            <w:tcW w:w="4790" w:type="dxa"/>
          </w:tcPr>
          <w:p w14:paraId="6C2A775C" w14:textId="77777777" w:rsidR="00CA69FC" w:rsidRPr="00AF3ED1" w:rsidRDefault="00CA69FC" w:rsidP="00CA69FC">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39:</w:t>
            </w:r>
          </w:p>
          <w:p w14:paraId="2775A9CC" w14:textId="3431F843" w:rsidR="00C510E7" w:rsidRPr="00AF3ED1" w:rsidRDefault="00C510E7">
            <w:pPr>
              <w:kinsoku/>
              <w:rPr>
                <w:rFonts w:ascii="Century Gothic" w:eastAsia="SimSun" w:hAnsi="Century Gothic" w:cs="SimSun"/>
                <w:sz w:val="28"/>
                <w:szCs w:val="28"/>
                <w:lang w:val="en-DE" w:eastAsia="zh-CN"/>
              </w:rPr>
            </w:pPr>
          </w:p>
        </w:tc>
      </w:tr>
    </w:tbl>
    <w:p w14:paraId="580359DC" w14:textId="77777777" w:rsidR="00C510E7" w:rsidRPr="00AF3ED1" w:rsidRDefault="00C510E7">
      <w:pPr>
        <w:kinsoku/>
        <w:rPr>
          <w:rFonts w:ascii="Century Gothic" w:eastAsia="SimSun" w:hAnsi="Century Gothic" w:cs="SimSun"/>
          <w:sz w:val="28"/>
          <w:szCs w:val="28"/>
          <w:lang w:eastAsia="zh-CN"/>
        </w:rPr>
      </w:pPr>
    </w:p>
    <w:p w14:paraId="2BDA6886" w14:textId="4B9B03AF"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 xml:space="preserve">Chen Yiming is looking at the posters of guest performers at </w:t>
      </w:r>
      <w:r w:rsidR="004330EA">
        <w:rPr>
          <w:rFonts w:ascii="Century Gothic" w:eastAsia="SimSun" w:hAnsi="Century Gothic" w:cs="SimSun"/>
          <w:sz w:val="28"/>
          <w:szCs w:val="28"/>
          <w:lang w:val="en-DE" w:eastAsia="zh-CN"/>
        </w:rPr>
        <w:t xml:space="preserve">the </w:t>
      </w:r>
      <w:r w:rsidRPr="006C3DD7">
        <w:rPr>
          <w:rFonts w:ascii="Century Gothic" w:eastAsia="SimSun" w:hAnsi="Century Gothic" w:cs="SimSun"/>
          <w:sz w:val="28"/>
          <w:szCs w:val="28"/>
          <w:lang w:val="en-DE" w:eastAsia="zh-CN"/>
        </w:rPr>
        <w:t>BLUENOTE.</w:t>
      </w:r>
    </w:p>
    <w:p w14:paraId="74E8965F"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Behind him, a woman in a sharp suit calls out:</w:t>
      </w:r>
    </w:p>
    <w:p w14:paraId="19DDB579"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“Lawyer Chen?”</w:t>
      </w:r>
    </w:p>
    <w:p w14:paraId="69879947" w14:textId="77777777" w:rsidR="006C3DD7" w:rsidRPr="006C3DD7" w:rsidRDefault="006C3DD7" w:rsidP="006C3DD7">
      <w:pPr>
        <w:kinsoku/>
        <w:rPr>
          <w:rFonts w:ascii="Century Gothic" w:eastAsia="SimSun" w:hAnsi="Century Gothic" w:cs="SimSun"/>
          <w:sz w:val="28"/>
          <w:szCs w:val="28"/>
          <w:lang w:val="en-DE" w:eastAsia="zh-CN"/>
        </w:rPr>
      </w:pPr>
    </w:p>
    <w:p w14:paraId="12102D16"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w:t>
      </w:r>
    </w:p>
    <w:p w14:paraId="119E54E0"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“Lawyer Xu…”</w:t>
      </w:r>
    </w:p>
    <w:p w14:paraId="022ACB7A"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Both of them smile.</w:t>
      </w:r>
    </w:p>
    <w:p w14:paraId="3ECCC057" w14:textId="77777777" w:rsidR="006C3DD7" w:rsidRPr="006C3DD7" w:rsidRDefault="006C3DD7" w:rsidP="006C3DD7">
      <w:pPr>
        <w:kinsoku/>
        <w:rPr>
          <w:rFonts w:ascii="Century Gothic" w:eastAsia="SimSun" w:hAnsi="Century Gothic" w:cs="SimSun"/>
          <w:sz w:val="28"/>
          <w:szCs w:val="28"/>
          <w:lang w:val="en-DE" w:eastAsia="zh-CN"/>
        </w:rPr>
      </w:pPr>
    </w:p>
    <w:p w14:paraId="4FFBAC36"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continues speaking as he leads Xu Zihan toward the restaurant area:</w:t>
      </w:r>
    </w:p>
    <w:p w14:paraId="050A85F6"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“It’s about to start, let’s go in and talk.”</w:t>
      </w:r>
    </w:p>
    <w:p w14:paraId="7FC1E8E2"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waiter guides them to the VIP section.</w:t>
      </w:r>
    </w:p>
    <w:p w14:paraId="4D1020FC"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lastRenderedPageBreak/>
        <w:t>The waiter hands them the menu.</w:t>
      </w:r>
    </w:p>
    <w:p w14:paraId="7ECE3930"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They both reach for it at the same time.</w:t>
      </w:r>
    </w:p>
    <w:p w14:paraId="4874D7E1"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 shyly pushes the menu toward Chen Yiming:</w:t>
      </w:r>
    </w:p>
    <w:p w14:paraId="458AACBA"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“You go ahead.”</w:t>
      </w:r>
    </w:p>
    <w:p w14:paraId="74113B2D" w14:textId="77777777" w:rsidR="006C3DD7" w:rsidRPr="006C3DD7" w:rsidRDefault="006C3DD7" w:rsidP="006C3DD7">
      <w:pPr>
        <w:kinsoku/>
        <w:rPr>
          <w:rFonts w:ascii="Century Gothic" w:eastAsia="SimSun" w:hAnsi="Century Gothic" w:cs="SimSun"/>
          <w:sz w:val="28"/>
          <w:szCs w:val="28"/>
          <w:lang w:val="en-DE" w:eastAsia="zh-CN"/>
        </w:rPr>
      </w:pPr>
    </w:p>
    <w:p w14:paraId="541824D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(not hesitating):</w:t>
      </w:r>
    </w:p>
    <w:p w14:paraId="3D4ADAF9" w14:textId="14E922D9"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“Let’s have fish and chips, beef and vegetable salad, and the karst cake. As for drinks, I’ve got some stored, so let’s go with Scotch whisky.” (Chen Yiming speaks without even looking at the menu.)</w:t>
      </w:r>
    </w:p>
    <w:p w14:paraId="7BBF4E22" w14:textId="77777777" w:rsidR="006C3DD7" w:rsidRPr="006C3DD7" w:rsidRDefault="006C3DD7" w:rsidP="006C3DD7">
      <w:pPr>
        <w:kinsoku/>
        <w:rPr>
          <w:rFonts w:ascii="Century Gothic" w:eastAsia="SimSun" w:hAnsi="Century Gothic" w:cs="SimSun"/>
          <w:sz w:val="28"/>
          <w:szCs w:val="28"/>
          <w:lang w:val="en-DE" w:eastAsia="zh-CN"/>
        </w:rPr>
      </w:pPr>
    </w:p>
    <w:p w14:paraId="752559B9"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 watches Chen Yiming, her eyes reflecting admiration.</w:t>
      </w:r>
    </w:p>
    <w:p w14:paraId="34EFF349"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place fills with more people, and background music covers the conversation around them.</w:t>
      </w:r>
    </w:p>
    <w:p w14:paraId="745512B4" w14:textId="77777777" w:rsidR="006C3DD7" w:rsidRPr="006C3DD7" w:rsidRDefault="006C3DD7" w:rsidP="006C3DD7">
      <w:pPr>
        <w:kinsoku/>
        <w:rPr>
          <w:rFonts w:ascii="Century Gothic" w:eastAsia="SimSun" w:hAnsi="Century Gothic" w:cs="SimSun"/>
          <w:sz w:val="28"/>
          <w:szCs w:val="28"/>
          <w:lang w:val="en-DE" w:eastAsia="zh-CN"/>
        </w:rPr>
      </w:pPr>
    </w:p>
    <w:p w14:paraId="7EBB85C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w:t>
      </w:r>
    </w:p>
    <w:p w14:paraId="7B078C2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“Seems like Lawyer Chen is a regular here.”</w:t>
      </w:r>
    </w:p>
    <w:p w14:paraId="6B98161F" w14:textId="77777777" w:rsidR="006C3DD7" w:rsidRPr="006C3DD7" w:rsidRDefault="006C3DD7" w:rsidP="006C3DD7">
      <w:pPr>
        <w:kinsoku/>
        <w:rPr>
          <w:rFonts w:ascii="Century Gothic" w:eastAsia="SimSun" w:hAnsi="Century Gothic" w:cs="SimSun"/>
          <w:sz w:val="28"/>
          <w:szCs w:val="28"/>
          <w:lang w:val="en-DE" w:eastAsia="zh-CN"/>
        </w:rPr>
      </w:pPr>
    </w:p>
    <w:p w14:paraId="4495836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w:t>
      </w:r>
    </w:p>
    <w:p w14:paraId="36DE9554"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“Not really, just a little break from the routine. I’m a jazz fan.”</w:t>
      </w:r>
    </w:p>
    <w:p w14:paraId="141396FA"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When Xu Zihan doesn’t respond, he continues:</w:t>
      </w:r>
    </w:p>
    <w:p w14:paraId="4E93B808"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“Compared to the rigidity of classical music, jazz is freer, more lively. And compared to pop music, it’s richer, deeper. You know? Every great jazz song has a story behind it.”</w:t>
      </w:r>
    </w:p>
    <w:p w14:paraId="1407E220" w14:textId="77777777" w:rsidR="006C3DD7" w:rsidRPr="006C3DD7" w:rsidRDefault="006C3DD7" w:rsidP="006C3DD7">
      <w:pPr>
        <w:kinsoku/>
        <w:rPr>
          <w:rFonts w:ascii="Century Gothic" w:eastAsia="SimSun" w:hAnsi="Century Gothic" w:cs="SimSun"/>
          <w:sz w:val="28"/>
          <w:szCs w:val="28"/>
          <w:lang w:val="en-DE" w:eastAsia="zh-CN"/>
        </w:rPr>
      </w:pPr>
    </w:p>
    <w:p w14:paraId="0D7AA997"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w:t>
      </w:r>
    </w:p>
    <w:p w14:paraId="35C8AFA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“Wow! I didn’t know we had lawyers in our industry who are so into music!”</w:t>
      </w:r>
    </w:p>
    <w:p w14:paraId="6F07F43B" w14:textId="77777777" w:rsidR="006C3DD7" w:rsidRPr="006C3DD7" w:rsidRDefault="006C3DD7" w:rsidP="006C3DD7">
      <w:pPr>
        <w:kinsoku/>
        <w:rPr>
          <w:rFonts w:ascii="Century Gothic" w:eastAsia="SimSun" w:hAnsi="Century Gothic" w:cs="SimSun"/>
          <w:sz w:val="28"/>
          <w:szCs w:val="28"/>
          <w:lang w:val="en-DE" w:eastAsia="zh-CN"/>
        </w:rPr>
      </w:pPr>
    </w:p>
    <w:p w14:paraId="1F3175B8"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w:t>
      </w:r>
    </w:p>
    <w:p w14:paraId="477DD81A"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“Looking at documents every day can kill one’s natural instincts. I really hope that in the next life, I can be a musician. To express happiness or sadness in a way that doesn’t affect others—and might even bring joy to them. That would be wonderful.”</w:t>
      </w:r>
    </w:p>
    <w:p w14:paraId="41D8497E" w14:textId="77777777" w:rsidR="006C3DD7" w:rsidRPr="006C3DD7" w:rsidRDefault="006C3DD7" w:rsidP="006C3DD7">
      <w:pPr>
        <w:kinsoku/>
        <w:rPr>
          <w:rFonts w:ascii="Century Gothic" w:eastAsia="SimSun" w:hAnsi="Century Gothic" w:cs="SimSun"/>
          <w:sz w:val="28"/>
          <w:szCs w:val="28"/>
          <w:lang w:val="en-DE" w:eastAsia="zh-CN"/>
        </w:rPr>
      </w:pPr>
    </w:p>
    <w:p w14:paraId="21883DC4"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w:t>
      </w:r>
    </w:p>
    <w:p w14:paraId="02B65DA0"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“You’re really balancing work and life so well. I should learn from you!”</w:t>
      </w:r>
    </w:p>
    <w:p w14:paraId="2932794D" w14:textId="77777777" w:rsidR="006C3DD7" w:rsidRPr="006C3DD7" w:rsidRDefault="006C3DD7" w:rsidP="006C3DD7">
      <w:pPr>
        <w:kinsoku/>
        <w:rPr>
          <w:rFonts w:ascii="Century Gothic" w:eastAsia="SimSun" w:hAnsi="Century Gothic" w:cs="SimSun"/>
          <w:sz w:val="28"/>
          <w:szCs w:val="28"/>
          <w:lang w:val="en-DE" w:eastAsia="zh-CN"/>
        </w:rPr>
      </w:pPr>
    </w:p>
    <w:p w14:paraId="10643EF8"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At this moment, the waiter brings the bottle of whiskey and asks:</w:t>
      </w:r>
    </w:p>
    <w:p w14:paraId="70D058DA"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“Would you like ice with that?”</w:t>
      </w:r>
    </w:p>
    <w:p w14:paraId="03ED9C35" w14:textId="77777777" w:rsidR="006C3DD7" w:rsidRPr="006C3DD7" w:rsidRDefault="006C3DD7" w:rsidP="006C3DD7">
      <w:pPr>
        <w:kinsoku/>
        <w:rPr>
          <w:rFonts w:ascii="Century Gothic" w:eastAsia="SimSun" w:hAnsi="Century Gothic" w:cs="SimSun"/>
          <w:sz w:val="28"/>
          <w:szCs w:val="28"/>
          <w:lang w:val="en-DE" w:eastAsia="zh-CN"/>
        </w:rPr>
      </w:pPr>
    </w:p>
    <w:p w14:paraId="4D8E5E37"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gestures for the waiter to add it.</w:t>
      </w:r>
    </w:p>
    <w:p w14:paraId="69C1505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waiter pours them each a drink, and their meals begin to arrive.</w:t>
      </w:r>
    </w:p>
    <w:p w14:paraId="38337305" w14:textId="77777777" w:rsidR="006C3DD7" w:rsidRPr="006C3DD7" w:rsidRDefault="006C3DD7" w:rsidP="006C3DD7">
      <w:pPr>
        <w:kinsoku/>
        <w:rPr>
          <w:rFonts w:ascii="Century Gothic" w:eastAsia="SimSun" w:hAnsi="Century Gothic" w:cs="SimSun"/>
          <w:sz w:val="28"/>
          <w:szCs w:val="28"/>
          <w:lang w:val="en-DE" w:eastAsia="zh-CN"/>
        </w:rPr>
      </w:pPr>
    </w:p>
    <w:p w14:paraId="28D04BC1"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On stage, the guitarist plays a few chords, followed by the drum, bass, and keyboard.</w:t>
      </w:r>
    </w:p>
    <w:p w14:paraId="59F6E2C9"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raises his glass and clinks it with Xu Zihan’s.</w:t>
      </w:r>
    </w:p>
    <w:p w14:paraId="6F671148"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They enjoy the music, and Xu Zihan glances at Chen Yiming out of the corner of her eye.</w:t>
      </w:r>
    </w:p>
    <w:p w14:paraId="600EF64F" w14:textId="77777777" w:rsidR="006C3DD7" w:rsidRPr="006C3DD7" w:rsidRDefault="006C3DD7" w:rsidP="006C3DD7">
      <w:pPr>
        <w:kinsoku/>
        <w:rPr>
          <w:rFonts w:ascii="Century Gothic" w:eastAsia="SimSun" w:hAnsi="Century Gothic" w:cs="SimSun"/>
          <w:sz w:val="28"/>
          <w:szCs w:val="28"/>
          <w:lang w:val="en-DE" w:eastAsia="zh-CN"/>
        </w:rPr>
      </w:pPr>
    </w:p>
    <w:p w14:paraId="390C17F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On the table, Xu Zihan’s phone keeps flashing with incoming calls, and she repeatedly rejects them.</w:t>
      </w:r>
    </w:p>
    <w:p w14:paraId="2000C58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notices and gestures for Xu Zihan to take the call.</w:t>
      </w:r>
    </w:p>
    <w:p w14:paraId="58A5F77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 steps away.</w:t>
      </w:r>
    </w:p>
    <w:p w14:paraId="7212CDD7" w14:textId="77777777" w:rsidR="006C3DD7" w:rsidRPr="006C3DD7" w:rsidRDefault="006C3DD7" w:rsidP="006C3DD7">
      <w:pPr>
        <w:kinsoku/>
        <w:rPr>
          <w:rFonts w:ascii="Century Gothic" w:eastAsia="SimSun" w:hAnsi="Century Gothic" w:cs="SimSun"/>
          <w:sz w:val="28"/>
          <w:szCs w:val="28"/>
          <w:lang w:val="en-DE" w:eastAsia="zh-CN"/>
        </w:rPr>
      </w:pPr>
    </w:p>
    <w:p w14:paraId="566FB3D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As the music plays, Chen Yiming drifts off, lost in thought.</w:t>
      </w:r>
    </w:p>
    <w:p w14:paraId="1653B10D"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He begins to remember Du Xinyi. (Flashback to moments from scenes 30, 31, 32.)</w:t>
      </w:r>
    </w:p>
    <w:p w14:paraId="23BC070E" w14:textId="77777777" w:rsidR="006C3DD7" w:rsidRPr="006C3DD7" w:rsidRDefault="006C3DD7" w:rsidP="006C3DD7">
      <w:pPr>
        <w:kinsoku/>
        <w:rPr>
          <w:rFonts w:ascii="Century Gothic" w:eastAsia="SimSun" w:hAnsi="Century Gothic" w:cs="SimSun"/>
          <w:sz w:val="28"/>
          <w:szCs w:val="28"/>
          <w:lang w:val="en-DE" w:eastAsia="zh-CN"/>
        </w:rPr>
      </w:pPr>
    </w:p>
    <w:p w14:paraId="7F677AED"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Xu Zihan returns to the seat.</w:t>
      </w:r>
    </w:p>
    <w:p w14:paraId="3FE3C3F1"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She interrupts Chen Yiming’s thoughts:</w:t>
      </w:r>
    </w:p>
    <w:p w14:paraId="1FE0D95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“Sorry, there’s a client who urgently needed me. They’ve been talking for almost half an hour, and I felt bad interrupting them. You know how it is with clients.”</w:t>
      </w:r>
    </w:p>
    <w:p w14:paraId="0FFE511F" w14:textId="77777777" w:rsidR="006C3DD7" w:rsidRPr="006C3DD7" w:rsidRDefault="006C3DD7" w:rsidP="006C3DD7">
      <w:pPr>
        <w:kinsoku/>
        <w:rPr>
          <w:rFonts w:ascii="Century Gothic" w:eastAsia="SimSun" w:hAnsi="Century Gothic" w:cs="SimSun"/>
          <w:sz w:val="28"/>
          <w:szCs w:val="28"/>
          <w:lang w:val="en-DE" w:eastAsia="zh-CN"/>
        </w:rPr>
      </w:pPr>
    </w:p>
    <w:p w14:paraId="2A7AD16E"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distracted, raises his glass and clinks it with Xu Zihan’s:</w:t>
      </w:r>
    </w:p>
    <w:p w14:paraId="44C12128"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“It’s fine, I understand. We’re all workhorses in this business.”</w:t>
      </w:r>
    </w:p>
    <w:p w14:paraId="5618E662" w14:textId="394875C2" w:rsidR="00C510E7" w:rsidRPr="00AF3ED1" w:rsidRDefault="00000000">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w:t>
      </w:r>
    </w:p>
    <w:p w14:paraId="144B2096" w14:textId="77777777" w:rsidR="00C510E7" w:rsidRPr="00AF3ED1" w:rsidRDefault="00C510E7">
      <w:pPr>
        <w:kinsoku/>
        <w:rPr>
          <w:rFonts w:ascii="Century Gothic" w:eastAsia="SimSun" w:hAnsi="Century Gothic" w:cs="SimSun"/>
          <w:sz w:val="28"/>
          <w:szCs w:val="28"/>
          <w:lang w:eastAsia="zh-CN"/>
        </w:rPr>
      </w:pPr>
    </w:p>
    <w:p w14:paraId="212DCBF2"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F578BF8" w14:textId="77777777">
        <w:trPr>
          <w:trHeight w:val="631"/>
        </w:trPr>
        <w:tc>
          <w:tcPr>
            <w:tcW w:w="4790" w:type="dxa"/>
          </w:tcPr>
          <w:p w14:paraId="74F5D841" w14:textId="3A903692"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Scene 41</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p>
        </w:tc>
        <w:tc>
          <w:tcPr>
            <w:tcW w:w="4790" w:type="dxa"/>
          </w:tcPr>
          <w:p w14:paraId="1676318C" w14:textId="4C89DD81"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474D615E" w14:textId="77777777">
        <w:trPr>
          <w:trHeight w:val="633"/>
        </w:trPr>
        <w:tc>
          <w:tcPr>
            <w:tcW w:w="4790" w:type="dxa"/>
          </w:tcPr>
          <w:p w14:paraId="15BF1A2F" w14:textId="77777777" w:rsidR="006C3DD7" w:rsidRPr="00AF3ED1" w:rsidRDefault="006C3DD7" w:rsidP="006C3DD7">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lastRenderedPageBreak/>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Family. Guests.</w:t>
            </w:r>
          </w:p>
          <w:p w14:paraId="6CA18734" w14:textId="5F5C2C94" w:rsidR="00C510E7" w:rsidRPr="00AF3ED1" w:rsidRDefault="00C510E7">
            <w:pPr>
              <w:kinsoku/>
              <w:rPr>
                <w:rFonts w:ascii="Century Gothic" w:eastAsia="SimSun" w:hAnsi="Century Gothic" w:cs="SimSun"/>
                <w:sz w:val="28"/>
                <w:szCs w:val="28"/>
                <w:lang w:eastAsia="zh-CN"/>
              </w:rPr>
            </w:pPr>
          </w:p>
        </w:tc>
        <w:tc>
          <w:tcPr>
            <w:tcW w:w="4790" w:type="dxa"/>
          </w:tcPr>
          <w:p w14:paraId="3CC12472" w14:textId="77777777" w:rsidR="006C3DD7" w:rsidRPr="00AF3ED1" w:rsidRDefault="006C3DD7" w:rsidP="006C3DD7">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38:</w:t>
            </w:r>
          </w:p>
          <w:p w14:paraId="0BCCB521" w14:textId="58A00F77" w:rsidR="00C510E7" w:rsidRPr="00AF3ED1" w:rsidRDefault="00C510E7">
            <w:pPr>
              <w:kinsoku/>
              <w:rPr>
                <w:rFonts w:ascii="Century Gothic" w:eastAsia="SimSun" w:hAnsi="Century Gothic" w:cs="SimSun"/>
                <w:sz w:val="28"/>
                <w:szCs w:val="28"/>
                <w:lang w:val="en-DE" w:eastAsia="zh-CN"/>
              </w:rPr>
            </w:pPr>
          </w:p>
        </w:tc>
      </w:tr>
    </w:tbl>
    <w:p w14:paraId="7E9D3DB1" w14:textId="77777777" w:rsidR="00C510E7" w:rsidRPr="00AF3ED1" w:rsidRDefault="00C510E7">
      <w:pPr>
        <w:kinsoku/>
        <w:rPr>
          <w:rFonts w:ascii="Century Gothic" w:eastAsia="SimSun" w:hAnsi="Century Gothic" w:cs="SimSun"/>
          <w:sz w:val="28"/>
          <w:szCs w:val="28"/>
          <w:lang w:eastAsia="zh-CN"/>
        </w:rPr>
      </w:pPr>
    </w:p>
    <w:p w14:paraId="7154BABD" w14:textId="77777777" w:rsidR="00C510E7" w:rsidRPr="00AF3ED1" w:rsidRDefault="00C510E7">
      <w:pPr>
        <w:kinsoku/>
        <w:rPr>
          <w:rFonts w:ascii="Century Gothic" w:eastAsia="SimSun" w:hAnsi="Century Gothic" w:cs="SimSun"/>
          <w:sz w:val="28"/>
          <w:szCs w:val="28"/>
          <w:lang w:eastAsia="zh-CN"/>
        </w:rPr>
      </w:pPr>
    </w:p>
    <w:p w14:paraId="15A8BB0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 invites a few business partners to dinner.</w:t>
      </w:r>
    </w:p>
    <w:p w14:paraId="051AC34C"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traditional Chinese round table is set with elegance.</w:t>
      </w:r>
    </w:p>
    <w:p w14:paraId="6EC2FB58"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private dining room is compact but tastefully decorated.</w:t>
      </w:r>
    </w:p>
    <w:p w14:paraId="49315CC6"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On the wall, classical red and green wallpaper features a Song dynasty wood carving.</w:t>
      </w:r>
    </w:p>
    <w:p w14:paraId="05C0F0E0" w14:textId="77777777" w:rsidR="006C3DD7" w:rsidRPr="006C3DD7" w:rsidRDefault="006C3DD7" w:rsidP="006C3DD7">
      <w:pPr>
        <w:rPr>
          <w:rFonts w:ascii="Century Gothic" w:eastAsia="SimSun" w:hAnsi="Century Gothic" w:cs="SimSun"/>
          <w:sz w:val="28"/>
          <w:szCs w:val="28"/>
          <w:lang w:val="en-DE" w:eastAsia="zh-CN"/>
        </w:rPr>
      </w:pPr>
    </w:p>
    <w:p w14:paraId="55E565CA"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and Cheng Cheng sit on her husband’s right side.</w:t>
      </w:r>
    </w:p>
    <w:p w14:paraId="5C7EDADC"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guests are chatting happily, and the waiter is attending to the table.</w:t>
      </w:r>
    </w:p>
    <w:p w14:paraId="099F1A05" w14:textId="77777777" w:rsidR="006C3DD7" w:rsidRPr="006C3DD7" w:rsidRDefault="006C3DD7" w:rsidP="006C3DD7">
      <w:pPr>
        <w:rPr>
          <w:rFonts w:ascii="Century Gothic" w:eastAsia="SimSun" w:hAnsi="Century Gothic" w:cs="SimSun"/>
          <w:sz w:val="28"/>
          <w:szCs w:val="28"/>
          <w:lang w:val="en-DE" w:eastAsia="zh-CN"/>
        </w:rPr>
      </w:pPr>
    </w:p>
    <w:p w14:paraId="37B5DB1A"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Qi sits on Du Xinyi’s husband’s left side:</w:t>
      </w:r>
    </w:p>
    <w:p w14:paraId="56A3518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“I’ll introduce the people on my side, and you can introduce the others.”</w:t>
      </w:r>
    </w:p>
    <w:p w14:paraId="527AB2A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Qi gestures to his left and continues:</w:t>
      </w:r>
    </w:p>
    <w:p w14:paraId="4823B27D"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“This is Mr. Zhou, the CEO of Fujian Fuxin Group, and next to him is the company’s financial officer.”</w:t>
      </w:r>
    </w:p>
    <w:p w14:paraId="1C8343BF" w14:textId="77777777" w:rsidR="006C3DD7" w:rsidRPr="006C3DD7" w:rsidRDefault="006C3DD7" w:rsidP="006C3DD7">
      <w:pPr>
        <w:rPr>
          <w:rFonts w:ascii="Century Gothic" w:eastAsia="SimSun" w:hAnsi="Century Gothic" w:cs="SimSun"/>
          <w:sz w:val="28"/>
          <w:szCs w:val="28"/>
          <w:lang w:val="en-DE" w:eastAsia="zh-CN"/>
        </w:rPr>
      </w:pPr>
    </w:p>
    <w:p w14:paraId="72CAC429"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w:t>
      </w:r>
    </w:p>
    <w:p w14:paraId="67D44790"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“This is my wife and child. Today, our vice president, Mr. Zhang Ziyi, is accompanying us, and next to him is our partner, Mr. Niu.”</w:t>
      </w:r>
    </w:p>
    <w:p w14:paraId="55CA4417" w14:textId="77777777" w:rsidR="006C3DD7" w:rsidRPr="006C3DD7" w:rsidRDefault="006C3DD7" w:rsidP="006C3DD7">
      <w:pPr>
        <w:rPr>
          <w:rFonts w:ascii="Century Gothic" w:eastAsia="SimSun" w:hAnsi="Century Gothic" w:cs="SimSun"/>
          <w:sz w:val="28"/>
          <w:szCs w:val="28"/>
          <w:lang w:val="en-DE" w:eastAsia="zh-CN"/>
        </w:rPr>
      </w:pPr>
    </w:p>
    <w:p w14:paraId="4BA30BF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After everyone introduces themselves, they nod politely at each other.</w:t>
      </w:r>
    </w:p>
    <w:p w14:paraId="490E9B88" w14:textId="77777777" w:rsidR="006C3DD7" w:rsidRPr="006C3DD7" w:rsidRDefault="006C3DD7" w:rsidP="006C3DD7">
      <w:pPr>
        <w:rPr>
          <w:rFonts w:ascii="Century Gothic" w:eastAsia="SimSun" w:hAnsi="Century Gothic" w:cs="SimSun"/>
          <w:sz w:val="28"/>
          <w:szCs w:val="28"/>
          <w:lang w:val="en-DE" w:eastAsia="zh-CN"/>
        </w:rPr>
      </w:pPr>
    </w:p>
    <w:p w14:paraId="50718EF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 new dish is brought to the table by the waiter:</w:t>
      </w:r>
    </w:p>
    <w:p w14:paraId="2F867C6A"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“This dish uses Yunnan’s morel mushrooms, Ningxia goji berries, and Shandong asparagus, pan-fried to enhance kidney function, energy, and alertness.”</w:t>
      </w:r>
    </w:p>
    <w:p w14:paraId="555FAA73" w14:textId="77777777" w:rsidR="006C3DD7" w:rsidRPr="006C3DD7" w:rsidRDefault="006C3DD7" w:rsidP="006C3DD7">
      <w:pPr>
        <w:rPr>
          <w:rFonts w:ascii="Century Gothic" w:eastAsia="SimSun" w:hAnsi="Century Gothic" w:cs="SimSun"/>
          <w:sz w:val="28"/>
          <w:szCs w:val="28"/>
          <w:lang w:val="en-DE" w:eastAsia="zh-CN"/>
        </w:rPr>
      </w:pPr>
    </w:p>
    <w:p w14:paraId="521AE39B"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Everyone returns to the conversation after the waiter finishes describing the dish.</w:t>
      </w:r>
    </w:p>
    <w:p w14:paraId="6C9A8560"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Cheng Cheng plays with LEGO on the table.</w:t>
      </w:r>
    </w:p>
    <w:p w14:paraId="7EFBAC6E"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refills tea for the guests.</w:t>
      </w:r>
    </w:p>
    <w:p w14:paraId="18130235" w14:textId="77777777" w:rsidR="006C3DD7" w:rsidRPr="006C3DD7" w:rsidRDefault="006C3DD7" w:rsidP="006C3DD7">
      <w:pPr>
        <w:rPr>
          <w:rFonts w:ascii="Century Gothic" w:eastAsia="SimSun" w:hAnsi="Century Gothic" w:cs="SimSun"/>
          <w:sz w:val="28"/>
          <w:szCs w:val="28"/>
          <w:lang w:val="en-DE" w:eastAsia="zh-CN"/>
        </w:rPr>
      </w:pPr>
    </w:p>
    <w:p w14:paraId="2C4863AD"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lastRenderedPageBreak/>
        <w:t>Mr. Qi:</w:t>
      </w:r>
    </w:p>
    <w:p w14:paraId="7024B51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Xu, let’s raise a glass.”</w:t>
      </w:r>
    </w:p>
    <w:p w14:paraId="4B43497B" w14:textId="77777777" w:rsidR="006C3DD7" w:rsidRPr="006C3DD7" w:rsidRDefault="006C3DD7" w:rsidP="006C3DD7">
      <w:pPr>
        <w:rPr>
          <w:rFonts w:ascii="Century Gothic" w:eastAsia="SimSun" w:hAnsi="Century Gothic" w:cs="SimSun"/>
          <w:sz w:val="28"/>
          <w:szCs w:val="28"/>
          <w:lang w:val="en-DE" w:eastAsia="zh-CN"/>
        </w:rPr>
      </w:pPr>
    </w:p>
    <w:p w14:paraId="6F66DAB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w:t>
      </w:r>
    </w:p>
    <w:p w14:paraId="57E1489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“All the dishes are almost here, let’s have a toast before we start eating.”</w:t>
      </w:r>
    </w:p>
    <w:p w14:paraId="78AAA5D7" w14:textId="77777777" w:rsidR="006C3DD7" w:rsidRPr="006C3DD7" w:rsidRDefault="006C3DD7" w:rsidP="006C3DD7">
      <w:pPr>
        <w:rPr>
          <w:rFonts w:ascii="Century Gothic" w:eastAsia="SimSun" w:hAnsi="Century Gothic" w:cs="SimSun"/>
          <w:sz w:val="28"/>
          <w:szCs w:val="28"/>
          <w:lang w:val="en-DE" w:eastAsia="zh-CN"/>
        </w:rPr>
      </w:pPr>
    </w:p>
    <w:p w14:paraId="45A912E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Everyone clinks glasses.</w:t>
      </w:r>
    </w:p>
    <w:p w14:paraId="0247140B" w14:textId="77777777" w:rsidR="006C3DD7" w:rsidRPr="006C3DD7" w:rsidRDefault="006C3DD7" w:rsidP="006C3DD7">
      <w:pPr>
        <w:rPr>
          <w:rFonts w:ascii="Century Gothic" w:eastAsia="SimSun" w:hAnsi="Century Gothic" w:cs="SimSun"/>
          <w:sz w:val="28"/>
          <w:szCs w:val="28"/>
          <w:lang w:val="en-DE" w:eastAsia="zh-CN"/>
        </w:rPr>
      </w:pPr>
    </w:p>
    <w:p w14:paraId="7BD8A19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Family welcomes the guests warmly.</w:t>
      </w:r>
    </w:p>
    <w:p w14:paraId="40BC1585" w14:textId="77777777" w:rsidR="006C3DD7" w:rsidRPr="006C3DD7" w:rsidRDefault="006C3DD7" w:rsidP="006C3DD7">
      <w:pPr>
        <w:rPr>
          <w:rFonts w:ascii="Century Gothic" w:eastAsia="SimSun" w:hAnsi="Century Gothic" w:cs="SimSun"/>
          <w:sz w:val="28"/>
          <w:szCs w:val="28"/>
          <w:lang w:val="en-DE" w:eastAsia="zh-CN"/>
        </w:rPr>
      </w:pPr>
    </w:p>
    <w:p w14:paraId="0A925CDF"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Zhou:</w:t>
      </w:r>
    </w:p>
    <w:p w14:paraId="2C018A6A"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Xu, you’re lucky to have such an outstanding wife.”</w:t>
      </w:r>
    </w:p>
    <w:p w14:paraId="5227CF36" w14:textId="77777777" w:rsidR="006C3DD7" w:rsidRPr="006C3DD7" w:rsidRDefault="006C3DD7" w:rsidP="006C3DD7">
      <w:pPr>
        <w:rPr>
          <w:rFonts w:ascii="Century Gothic" w:eastAsia="SimSun" w:hAnsi="Century Gothic" w:cs="SimSun"/>
          <w:sz w:val="28"/>
          <w:szCs w:val="28"/>
          <w:lang w:val="en-DE" w:eastAsia="zh-CN"/>
        </w:rPr>
      </w:pPr>
    </w:p>
    <w:p w14:paraId="5C452820"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smiles politely in response.</w:t>
      </w:r>
    </w:p>
    <w:p w14:paraId="642147D6" w14:textId="77777777" w:rsidR="006C3DD7" w:rsidRPr="006C3DD7" w:rsidRDefault="006C3DD7" w:rsidP="006C3DD7">
      <w:pPr>
        <w:rPr>
          <w:rFonts w:ascii="Century Gothic" w:eastAsia="SimSun" w:hAnsi="Century Gothic" w:cs="SimSun"/>
          <w:sz w:val="28"/>
          <w:szCs w:val="28"/>
          <w:lang w:val="en-DE" w:eastAsia="zh-CN"/>
        </w:rPr>
      </w:pPr>
    </w:p>
    <w:p w14:paraId="6BCDD26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Everyone starts eating.</w:t>
      </w:r>
    </w:p>
    <w:p w14:paraId="520CB3D2"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takes care of Cheng Cheng.</w:t>
      </w:r>
    </w:p>
    <w:p w14:paraId="4C5B5E5F"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 serves food to Mr. Qi and Mr. Zhou.</w:t>
      </w:r>
    </w:p>
    <w:p w14:paraId="68404F9B" w14:textId="77777777" w:rsidR="006C3DD7" w:rsidRPr="006C3DD7" w:rsidRDefault="006C3DD7" w:rsidP="006C3DD7">
      <w:pPr>
        <w:rPr>
          <w:rFonts w:ascii="Century Gothic" w:eastAsia="SimSun" w:hAnsi="Century Gothic" w:cs="SimSun"/>
          <w:sz w:val="28"/>
          <w:szCs w:val="28"/>
          <w:lang w:val="en-DE" w:eastAsia="zh-CN"/>
        </w:rPr>
      </w:pPr>
    </w:p>
    <w:p w14:paraId="063AD922"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(Cut to close-up shots of the meal, with the subtle details of chopsticks moving.)</w:t>
      </w:r>
    </w:p>
    <w:p w14:paraId="1AA8AF71" w14:textId="77777777" w:rsidR="006C3DD7" w:rsidRPr="006C3DD7" w:rsidRDefault="006C3DD7" w:rsidP="006C3DD7">
      <w:pPr>
        <w:rPr>
          <w:rFonts w:ascii="Century Gothic" w:eastAsia="SimSun" w:hAnsi="Century Gothic" w:cs="SimSun"/>
          <w:sz w:val="28"/>
          <w:szCs w:val="28"/>
          <w:lang w:val="en-DE" w:eastAsia="zh-CN"/>
        </w:rPr>
      </w:pPr>
    </w:p>
    <w:p w14:paraId="545F3D78"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Qi invites Du Xinyi’s husband and Mr. Zhou to toast:</w:t>
      </w:r>
    </w:p>
    <w:p w14:paraId="64C60001"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“So, it’s settled then.”</w:t>
      </w:r>
    </w:p>
    <w:p w14:paraId="1AFB1748"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three raise their glasses and drink, understanding each other without words.</w:t>
      </w:r>
    </w:p>
    <w:p w14:paraId="2DB8F4BB" w14:textId="77777777" w:rsidR="006C3DD7" w:rsidRPr="006C3DD7" w:rsidRDefault="006C3DD7" w:rsidP="006C3DD7">
      <w:pPr>
        <w:rPr>
          <w:rFonts w:ascii="Century Gothic" w:eastAsia="SimSun" w:hAnsi="Century Gothic" w:cs="SimSun"/>
          <w:sz w:val="28"/>
          <w:szCs w:val="28"/>
          <w:lang w:val="en-DE" w:eastAsia="zh-CN"/>
        </w:rPr>
      </w:pPr>
    </w:p>
    <w:p w14:paraId="2B91800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Qi:</w:t>
      </w:r>
    </w:p>
    <w:p w14:paraId="07E95B12"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“As you’ve seen today, Mr. Xu, their solid-state battery has already reached 20 minutes of basic full charge. And it’s very lightweight. As more people drive electric cars, the industry’s valuation is limitless.”</w:t>
      </w:r>
    </w:p>
    <w:p w14:paraId="1E5782CE" w14:textId="77777777" w:rsidR="006C3DD7" w:rsidRPr="006C3DD7" w:rsidRDefault="006C3DD7" w:rsidP="006C3DD7">
      <w:pPr>
        <w:rPr>
          <w:rFonts w:ascii="Century Gothic" w:eastAsia="SimSun" w:hAnsi="Century Gothic" w:cs="SimSun"/>
          <w:sz w:val="28"/>
          <w:szCs w:val="28"/>
          <w:lang w:val="en-DE" w:eastAsia="zh-CN"/>
        </w:rPr>
      </w:pPr>
    </w:p>
    <w:p w14:paraId="1E41D45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Xu:</w:t>
      </w:r>
    </w:p>
    <w:p w14:paraId="5E7B7CE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“We’ve been looking into several new energy companies recently, and after seeing your technology today, I must say, it’s impressive.”</w:t>
      </w:r>
    </w:p>
    <w:p w14:paraId="427349FD" w14:textId="77777777" w:rsidR="006C3DD7" w:rsidRPr="006C3DD7" w:rsidRDefault="006C3DD7" w:rsidP="006C3DD7">
      <w:pPr>
        <w:rPr>
          <w:rFonts w:ascii="Century Gothic" w:eastAsia="SimSun" w:hAnsi="Century Gothic" w:cs="SimSun"/>
          <w:sz w:val="28"/>
          <w:szCs w:val="28"/>
          <w:lang w:val="en-DE" w:eastAsia="zh-CN"/>
        </w:rPr>
      </w:pPr>
    </w:p>
    <w:p w14:paraId="5BEA3EDB"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w:t>
      </w:r>
    </w:p>
    <w:p w14:paraId="447A507E"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lastRenderedPageBreak/>
        <w:t>“In the future, electric vehicles will definitely be able to charge while driving, and we are confident we will take the lead. As I understand it, our core technology for inductive charging pads is also at the forefront of the industry.”</w:t>
      </w:r>
    </w:p>
    <w:p w14:paraId="236ED20F" w14:textId="77777777" w:rsidR="006C3DD7" w:rsidRPr="006C3DD7" w:rsidRDefault="006C3DD7" w:rsidP="006C3DD7">
      <w:pPr>
        <w:rPr>
          <w:rFonts w:ascii="Century Gothic" w:eastAsia="SimSun" w:hAnsi="Century Gothic" w:cs="SimSun"/>
          <w:sz w:val="28"/>
          <w:szCs w:val="28"/>
          <w:lang w:val="en-DE" w:eastAsia="zh-CN"/>
        </w:rPr>
      </w:pPr>
    </w:p>
    <w:p w14:paraId="6D7D4C9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Zhou:</w:t>
      </w:r>
    </w:p>
    <w:p w14:paraId="7AEFE6BD"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“What’s the main obstacle to realizing charging while driving?”</w:t>
      </w:r>
    </w:p>
    <w:p w14:paraId="6073CF2E" w14:textId="77777777" w:rsidR="006C3DD7" w:rsidRPr="006C3DD7" w:rsidRDefault="006C3DD7" w:rsidP="006C3DD7">
      <w:pPr>
        <w:rPr>
          <w:rFonts w:ascii="Century Gothic" w:eastAsia="SimSun" w:hAnsi="Century Gothic" w:cs="SimSun"/>
          <w:sz w:val="28"/>
          <w:szCs w:val="28"/>
          <w:lang w:val="en-DE" w:eastAsia="zh-CN"/>
        </w:rPr>
      </w:pPr>
    </w:p>
    <w:p w14:paraId="55DFEE8D"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Husband:</w:t>
      </w:r>
    </w:p>
    <w:p w14:paraId="0ACF8512"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“That depends on how quickly the electrified highways are developed. Germany already has short-distance public roads using inductive charging. It really depends on the national policy push.”</w:t>
      </w:r>
    </w:p>
    <w:p w14:paraId="5630C1F4" w14:textId="77777777" w:rsidR="006C3DD7" w:rsidRPr="006C3DD7" w:rsidRDefault="006C3DD7" w:rsidP="006C3DD7">
      <w:pPr>
        <w:rPr>
          <w:rFonts w:ascii="Century Gothic" w:eastAsia="SimSun" w:hAnsi="Century Gothic" w:cs="SimSun"/>
          <w:sz w:val="28"/>
          <w:szCs w:val="28"/>
          <w:lang w:val="en-DE" w:eastAsia="zh-CN"/>
        </w:rPr>
      </w:pPr>
    </w:p>
    <w:p w14:paraId="278D933F"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seemingly uninterested, remains distant, unable to engage in their conversation.</w:t>
      </w:r>
    </w:p>
    <w:p w14:paraId="7D56970C"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Her face appears cold, and the camera frames her separately from the others, highlighting her sense of being out of place and disconnected.</w:t>
      </w:r>
    </w:p>
    <w:p w14:paraId="7DEDAC47" w14:textId="77777777" w:rsidR="006C3DD7" w:rsidRPr="006C3DD7" w:rsidRDefault="006C3DD7" w:rsidP="006C3DD7">
      <w:pPr>
        <w:rPr>
          <w:rFonts w:ascii="Century Gothic" w:eastAsia="SimSun" w:hAnsi="Century Gothic" w:cs="SimSun"/>
          <w:sz w:val="28"/>
          <w:szCs w:val="28"/>
          <w:lang w:val="en-DE" w:eastAsia="zh-CN"/>
        </w:rPr>
      </w:pPr>
    </w:p>
    <w:p w14:paraId="21F728D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The others at the table listen to the conversation while eating, subtly highlighting Du Xinyi’s discomfort.</w:t>
      </w:r>
    </w:p>
    <w:p w14:paraId="21E67C20" w14:textId="77777777" w:rsidR="006C3DD7" w:rsidRPr="006C3DD7" w:rsidRDefault="006C3DD7" w:rsidP="006C3DD7">
      <w:pPr>
        <w:rPr>
          <w:rFonts w:ascii="Century Gothic" w:eastAsia="SimSun" w:hAnsi="Century Gothic" w:cs="SimSun"/>
          <w:sz w:val="28"/>
          <w:szCs w:val="28"/>
          <w:lang w:val="en-DE" w:eastAsia="zh-CN"/>
        </w:rPr>
      </w:pPr>
    </w:p>
    <w:p w14:paraId="22349E0F"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Zhang Ziyi and the financial officer whisper:</w:t>
      </w:r>
    </w:p>
    <w:p w14:paraId="57A07566"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“Switzerland has already conducted the experiment you mentioned. It’s quite similar to the principle of the pantograph on trains. A metal connector is installed on the car chassis, which connects to the track and links up with the lithium battery on the road…”</w:t>
      </w:r>
    </w:p>
    <w:p w14:paraId="41C49CA0" w14:textId="77777777" w:rsidR="006C3DD7" w:rsidRPr="006C3DD7" w:rsidRDefault="006C3DD7" w:rsidP="006C3DD7">
      <w:pPr>
        <w:rPr>
          <w:rFonts w:ascii="Century Gothic" w:eastAsia="SimSun" w:hAnsi="Century Gothic" w:cs="SimSun"/>
          <w:sz w:val="28"/>
          <w:szCs w:val="28"/>
          <w:lang w:val="en-DE" w:eastAsia="zh-CN"/>
        </w:rPr>
      </w:pPr>
    </w:p>
    <w:p w14:paraId="2EB98669"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Zhang Ziyi notices the lively conversation has paused, so he raises his glass in a respectful toast to the potential investors.</w:t>
      </w:r>
    </w:p>
    <w:p w14:paraId="1E662D48"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Zhou and his financial officer stand to join the toast.</w:t>
      </w:r>
    </w:p>
    <w:p w14:paraId="50E3F367" w14:textId="77777777" w:rsidR="006C3DD7" w:rsidRPr="006C3DD7" w:rsidRDefault="006C3DD7" w:rsidP="006C3DD7">
      <w:pPr>
        <w:rPr>
          <w:rFonts w:ascii="Century Gothic" w:eastAsia="SimSun" w:hAnsi="Century Gothic" w:cs="SimSun"/>
          <w:sz w:val="28"/>
          <w:szCs w:val="28"/>
          <w:lang w:val="en-DE" w:eastAsia="zh-CN"/>
        </w:rPr>
      </w:pPr>
    </w:p>
    <w:p w14:paraId="53FDA4DD"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Zhang Ziyi:</w:t>
      </w:r>
    </w:p>
    <w:p w14:paraId="44AA8215"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“Thanks to you all for supporting our industry. From now on, we’re all part of the same family.”</w:t>
      </w:r>
    </w:p>
    <w:p w14:paraId="5C4D4AA0" w14:textId="77777777" w:rsidR="006C3DD7" w:rsidRPr="006C3DD7" w:rsidRDefault="006C3DD7" w:rsidP="006C3DD7">
      <w:pPr>
        <w:rPr>
          <w:rFonts w:ascii="Century Gothic" w:eastAsia="SimSun" w:hAnsi="Century Gothic" w:cs="SimSun"/>
          <w:sz w:val="28"/>
          <w:szCs w:val="28"/>
          <w:lang w:val="en-DE" w:eastAsia="zh-CN"/>
        </w:rPr>
      </w:pPr>
    </w:p>
    <w:p w14:paraId="1C34C4A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lastRenderedPageBreak/>
        <w:t>Du Xinyi’s husband raises his glass in appreciation toward Mr. Qi.</w:t>
      </w:r>
    </w:p>
    <w:p w14:paraId="2F68FD0E" w14:textId="77777777" w:rsidR="006C3DD7" w:rsidRPr="006C3DD7" w:rsidRDefault="006C3DD7" w:rsidP="006C3DD7">
      <w:pPr>
        <w:rPr>
          <w:rFonts w:ascii="Century Gothic" w:eastAsia="SimSun" w:hAnsi="Century Gothic" w:cs="SimSun"/>
          <w:sz w:val="28"/>
          <w:szCs w:val="28"/>
          <w:lang w:val="en-DE" w:eastAsia="zh-CN"/>
        </w:rPr>
      </w:pPr>
    </w:p>
    <w:p w14:paraId="69C0D960"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Qi:</w:t>
      </w:r>
    </w:p>
    <w:p w14:paraId="2660292B"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“Mr. Zhou and his team are truly capable. Diluting some equity at this stage will get you closer to going public.”</w:t>
      </w:r>
    </w:p>
    <w:p w14:paraId="521822AC" w14:textId="77777777" w:rsidR="006C3DD7" w:rsidRPr="006C3DD7" w:rsidRDefault="006C3DD7" w:rsidP="006C3DD7">
      <w:pPr>
        <w:rPr>
          <w:rFonts w:ascii="Century Gothic" w:eastAsia="SimSun" w:hAnsi="Century Gothic" w:cs="SimSun"/>
          <w:sz w:val="28"/>
          <w:szCs w:val="28"/>
          <w:lang w:val="en-DE" w:eastAsia="zh-CN"/>
        </w:rPr>
      </w:pPr>
    </w:p>
    <w:p w14:paraId="02F70857" w14:textId="77777777" w:rsidR="006C3DD7" w:rsidRPr="006C3DD7" w:rsidRDefault="006C3DD7" w:rsidP="006C3DD7">
      <w:pPr>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gaze is fixed on the men at the table, exchanging toasts and continuing their discussions.</w:t>
      </w:r>
    </w:p>
    <w:p w14:paraId="542DA240" w14:textId="77777777" w:rsidR="00C510E7" w:rsidRPr="00AF3ED1" w:rsidRDefault="00C510E7">
      <w:pPr>
        <w:rPr>
          <w:rFonts w:ascii="Century Gothic" w:eastAsia="SimSun" w:hAnsi="Century Gothic" w:cs="SimSun"/>
          <w:sz w:val="28"/>
          <w:szCs w:val="28"/>
          <w:lang w:val="en-DE" w:eastAsia="zh-CN"/>
        </w:rPr>
      </w:pPr>
    </w:p>
    <w:p w14:paraId="75B648FD" w14:textId="77777777" w:rsidR="00C510E7" w:rsidRPr="00AF3ED1" w:rsidRDefault="00C510E7">
      <w:pPr>
        <w:rPr>
          <w:rFonts w:ascii="Century Gothic" w:eastAsia="SimSun" w:hAnsi="Century Gothic" w:cs="SimSun"/>
          <w:sz w:val="28"/>
          <w:szCs w:val="28"/>
          <w:lang w:eastAsia="zh-CN"/>
        </w:rPr>
      </w:pPr>
    </w:p>
    <w:p w14:paraId="6D1B06A5" w14:textId="77777777" w:rsidR="00C510E7" w:rsidRPr="00AF3ED1" w:rsidRDefault="00C510E7">
      <w:pPr>
        <w:rPr>
          <w:rFonts w:ascii="Century Gothic" w:eastAsia="SimSun" w:hAnsi="Century Gothic" w:cs="SimSun"/>
          <w:sz w:val="28"/>
          <w:szCs w:val="28"/>
          <w:lang w:eastAsia="zh-CN"/>
        </w:rPr>
      </w:pPr>
    </w:p>
    <w:p w14:paraId="40DAE7FE" w14:textId="77777777" w:rsidR="00C510E7" w:rsidRPr="00AF3ED1" w:rsidRDefault="00C510E7">
      <w:pPr>
        <w:rPr>
          <w:rFonts w:ascii="Century Gothic" w:eastAsia="SimSun" w:hAnsi="Century Gothic" w:cs="SimSun"/>
          <w:sz w:val="28"/>
          <w:szCs w:val="28"/>
          <w:lang w:eastAsia="zh-CN"/>
        </w:rPr>
      </w:pPr>
    </w:p>
    <w:p w14:paraId="2902E573" w14:textId="77777777" w:rsidR="00C510E7" w:rsidRPr="00AF3ED1" w:rsidRDefault="00C510E7">
      <w:pPr>
        <w:rPr>
          <w:rFonts w:ascii="Century Gothic" w:eastAsia="SimSun" w:hAnsi="Century Gothic" w:cs="SimSun"/>
          <w:sz w:val="28"/>
          <w:szCs w:val="28"/>
          <w:lang w:eastAsia="zh-CN"/>
        </w:rPr>
      </w:pPr>
    </w:p>
    <w:p w14:paraId="6F292F03" w14:textId="77777777" w:rsidR="00C510E7" w:rsidRPr="00AF3ED1" w:rsidRDefault="00C510E7">
      <w:pPr>
        <w:kinsoku/>
        <w:rPr>
          <w:rFonts w:ascii="Century Gothic" w:eastAsia="SimSun" w:hAnsi="Century Gothic" w:cs="SimSun"/>
          <w:sz w:val="28"/>
          <w:szCs w:val="28"/>
          <w:lang w:eastAsia="zh-CN"/>
        </w:rPr>
      </w:pPr>
    </w:p>
    <w:p w14:paraId="19FD75D0" w14:textId="77777777" w:rsidR="00C510E7" w:rsidRPr="00AF3ED1" w:rsidRDefault="00C510E7">
      <w:pPr>
        <w:kinsoku/>
        <w:rPr>
          <w:rFonts w:ascii="Century Gothic" w:eastAsia="SimSun" w:hAnsi="Century Gothic" w:cs="SimSun"/>
          <w:sz w:val="28"/>
          <w:szCs w:val="28"/>
        </w:rPr>
      </w:pPr>
    </w:p>
    <w:p w14:paraId="2B9D5972"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14A59F4" w14:textId="77777777">
        <w:trPr>
          <w:trHeight w:val="631"/>
        </w:trPr>
        <w:tc>
          <w:tcPr>
            <w:tcW w:w="4790" w:type="dxa"/>
          </w:tcPr>
          <w:p w14:paraId="4E7D3CAF" w14:textId="63194382"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Scene 42</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r w:rsidRPr="00AF3ED1">
              <w:rPr>
                <w:rFonts w:ascii="Century Gothic" w:eastAsia="SimSun" w:hAnsi="Century Gothic" w:cs="SimSun"/>
                <w:sz w:val="28"/>
                <w:szCs w:val="28"/>
              </w:rPr>
              <w:t xml:space="preserve"> Home</w:t>
            </w:r>
          </w:p>
        </w:tc>
        <w:tc>
          <w:tcPr>
            <w:tcW w:w="4790" w:type="dxa"/>
          </w:tcPr>
          <w:p w14:paraId="358DF059" w14:textId="73208AB7"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5A497BA1" w14:textId="77777777">
        <w:trPr>
          <w:trHeight w:val="631"/>
        </w:trPr>
        <w:tc>
          <w:tcPr>
            <w:tcW w:w="4790" w:type="dxa"/>
          </w:tcPr>
          <w:p w14:paraId="3C69B464" w14:textId="38605DC8"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29BEC946" w14:textId="77777777" w:rsidR="006C3DD7" w:rsidRPr="00AF3ED1" w:rsidRDefault="006C3DD7" w:rsidP="006C3DD7">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41:</w:t>
            </w:r>
          </w:p>
          <w:p w14:paraId="3E3A367F" w14:textId="173C4F29" w:rsidR="00C510E7" w:rsidRPr="00AF3ED1" w:rsidRDefault="00C510E7">
            <w:pPr>
              <w:kinsoku/>
              <w:rPr>
                <w:rFonts w:ascii="Century Gothic" w:eastAsia="SimSun" w:hAnsi="Century Gothic" w:cs="SimSun"/>
                <w:sz w:val="28"/>
                <w:szCs w:val="28"/>
                <w:lang w:val="en-DE" w:eastAsia="zh-CN"/>
              </w:rPr>
            </w:pPr>
          </w:p>
        </w:tc>
      </w:tr>
    </w:tbl>
    <w:p w14:paraId="5018B2FE" w14:textId="77777777" w:rsidR="00C510E7" w:rsidRPr="00AF3ED1" w:rsidRDefault="00C510E7">
      <w:pPr>
        <w:kinsoku/>
        <w:rPr>
          <w:rFonts w:ascii="Century Gothic" w:eastAsia="SimSun" w:hAnsi="Century Gothic" w:cs="SimSun"/>
          <w:sz w:val="28"/>
          <w:szCs w:val="28"/>
          <w:lang w:eastAsia="zh-CN"/>
        </w:rPr>
      </w:pPr>
    </w:p>
    <w:p w14:paraId="33CD24F3"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Yiming’s dog trots around him as he opens a package.</w:t>
      </w:r>
    </w:p>
    <w:p w14:paraId="600F5890"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He hangs the painting that Du Xinyi sent him on the wall of his home.</w:t>
      </w:r>
    </w:p>
    <w:p w14:paraId="47C587C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 takes a photo of the painting and sends it to Du Xinyi:</w:t>
      </w:r>
    </w:p>
    <w:p w14:paraId="7FF75DC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“Is this painting of Bamei?”</w:t>
      </w:r>
    </w:p>
    <w:p w14:paraId="4FD54567" w14:textId="77777777" w:rsidR="006C3DD7" w:rsidRPr="006C3DD7" w:rsidRDefault="006C3DD7" w:rsidP="006C3DD7">
      <w:pPr>
        <w:kinsoku/>
        <w:rPr>
          <w:rFonts w:ascii="Century Gothic" w:eastAsia="SimSun" w:hAnsi="Century Gothic" w:cs="SimSun"/>
          <w:sz w:val="28"/>
          <w:szCs w:val="28"/>
          <w:lang w:val="en-DE" w:eastAsia="zh-CN"/>
        </w:rPr>
      </w:pPr>
    </w:p>
    <w:p w14:paraId="43D45D67"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heart skips a beat.</w:t>
      </w:r>
    </w:p>
    <w:p w14:paraId="45102237"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w:t>
      </w:r>
    </w:p>
    <w:p w14:paraId="16FD841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“So, you bought it?”</w:t>
      </w:r>
    </w:p>
    <w:p w14:paraId="16C1B769" w14:textId="77777777" w:rsidR="006C3DD7" w:rsidRPr="006C3DD7" w:rsidRDefault="006C3DD7" w:rsidP="006C3DD7">
      <w:pPr>
        <w:kinsoku/>
        <w:rPr>
          <w:rFonts w:ascii="Century Gothic" w:eastAsia="SimSun" w:hAnsi="Century Gothic" w:cs="SimSun"/>
          <w:sz w:val="28"/>
          <w:szCs w:val="28"/>
          <w:lang w:val="en-DE" w:eastAsia="zh-CN"/>
        </w:rPr>
      </w:pPr>
    </w:p>
    <w:p w14:paraId="20A5E21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w:t>
      </w:r>
    </w:p>
    <w:p w14:paraId="16DEF62E"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“Yes.”</w:t>
      </w:r>
    </w:p>
    <w:p w14:paraId="0296FF2F" w14:textId="77777777" w:rsidR="006C3DD7" w:rsidRPr="006C3DD7" w:rsidRDefault="006C3DD7" w:rsidP="006C3DD7">
      <w:pPr>
        <w:kinsoku/>
        <w:rPr>
          <w:rFonts w:ascii="Century Gothic" w:eastAsia="SimSun" w:hAnsi="Century Gothic" w:cs="SimSun"/>
          <w:sz w:val="28"/>
          <w:szCs w:val="28"/>
          <w:lang w:val="en-DE" w:eastAsia="zh-CN"/>
        </w:rPr>
      </w:pPr>
    </w:p>
    <w:p w14:paraId="75C85196"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w:t>
      </w:r>
    </w:p>
    <w:p w14:paraId="20EEEB72"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“Great eye! It’s so abstract, and you still recognized it.”</w:t>
      </w:r>
    </w:p>
    <w:p w14:paraId="08CB39E0" w14:textId="77777777" w:rsidR="006C3DD7" w:rsidRPr="006C3DD7" w:rsidRDefault="006C3DD7" w:rsidP="006C3DD7">
      <w:pPr>
        <w:kinsoku/>
        <w:rPr>
          <w:rFonts w:ascii="Century Gothic" w:eastAsia="SimSun" w:hAnsi="Century Gothic" w:cs="SimSun"/>
          <w:sz w:val="28"/>
          <w:szCs w:val="28"/>
          <w:lang w:val="en-DE" w:eastAsia="zh-CN"/>
        </w:rPr>
      </w:pPr>
    </w:p>
    <w:p w14:paraId="7778087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 Yiming:</w:t>
      </w:r>
    </w:p>
    <w:p w14:paraId="52E978A6"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lastRenderedPageBreak/>
        <w:t>“It’s Tao Yuanming’s depiction of the outside world’s paradise. I told you about it in high school, remember?”</w:t>
      </w:r>
    </w:p>
    <w:p w14:paraId="61C653CA" w14:textId="77777777" w:rsidR="006C3DD7" w:rsidRPr="006C3DD7" w:rsidRDefault="006C3DD7" w:rsidP="006C3DD7">
      <w:pPr>
        <w:kinsoku/>
        <w:rPr>
          <w:rFonts w:ascii="Century Gothic" w:eastAsia="SimSun" w:hAnsi="Century Gothic" w:cs="SimSun"/>
          <w:sz w:val="28"/>
          <w:szCs w:val="28"/>
          <w:lang w:val="en-DE" w:eastAsia="zh-CN"/>
        </w:rPr>
      </w:pPr>
    </w:p>
    <w:p w14:paraId="1089644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Xinyi’s expression becomes complex as she recalls the memory.</w:t>
      </w:r>
    </w:p>
    <w:p w14:paraId="7152F42E" w14:textId="77777777" w:rsidR="00C510E7" w:rsidRPr="00AF3ED1" w:rsidRDefault="00C510E7">
      <w:pPr>
        <w:kinsoku/>
        <w:rPr>
          <w:rFonts w:ascii="Century Gothic" w:eastAsia="SimSun" w:hAnsi="Century Gothic" w:cs="SimSun"/>
          <w:sz w:val="28"/>
          <w:szCs w:val="28"/>
          <w:lang w:val="en-DE" w:eastAsia="zh-CN"/>
        </w:rPr>
      </w:pPr>
    </w:p>
    <w:p w14:paraId="166E791B"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3A449D63" w14:textId="77777777">
        <w:trPr>
          <w:trHeight w:val="631"/>
        </w:trPr>
        <w:tc>
          <w:tcPr>
            <w:tcW w:w="4790" w:type="dxa"/>
          </w:tcPr>
          <w:p w14:paraId="2728C5F8" w14:textId="6B4B4A5A" w:rsidR="00C510E7" w:rsidRPr="00AF3ED1" w:rsidRDefault="006C3DD7">
            <w:pPr>
              <w:kinsoku/>
              <w:rPr>
                <w:rFonts w:ascii="Century Gothic" w:eastAsia="SimSun" w:hAnsi="Century Gothic" w:cs="SimSun"/>
                <w:sz w:val="28"/>
                <w:szCs w:val="28"/>
              </w:rPr>
            </w:pPr>
            <w:r w:rsidRPr="00AF3ED1">
              <w:rPr>
                <w:rFonts w:ascii="Century Gothic" w:eastAsia="SimSun" w:hAnsi="Century Gothic" w:cs="SimSun"/>
                <w:sz w:val="28"/>
                <w:szCs w:val="28"/>
              </w:rPr>
              <w:t>Scene 43</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r w:rsidRPr="00AF3ED1">
              <w:rPr>
                <w:rFonts w:ascii="Century Gothic" w:eastAsia="SimSun" w:hAnsi="Century Gothic" w:cs="SimSun"/>
                <w:sz w:val="28"/>
                <w:szCs w:val="28"/>
              </w:rPr>
              <w:t xml:space="preserve"> Home</w:t>
            </w:r>
          </w:p>
        </w:tc>
        <w:tc>
          <w:tcPr>
            <w:tcW w:w="4790" w:type="dxa"/>
          </w:tcPr>
          <w:p w14:paraId="623F87AB" w14:textId="2228F488" w:rsidR="00C510E7" w:rsidRPr="00AF3ED1" w:rsidRDefault="006C3DD7">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53542695" w14:textId="77777777">
        <w:trPr>
          <w:trHeight w:val="631"/>
        </w:trPr>
        <w:tc>
          <w:tcPr>
            <w:tcW w:w="4790" w:type="dxa"/>
          </w:tcPr>
          <w:p w14:paraId="287ED52E" w14:textId="77777777" w:rsidR="006C3DD7" w:rsidRPr="00AF3ED1" w:rsidRDefault="006C3DD7" w:rsidP="006C3DD7">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 and Her Son</w:t>
            </w:r>
          </w:p>
          <w:p w14:paraId="7556B8E0" w14:textId="24C51164" w:rsidR="00C510E7" w:rsidRPr="00AF3ED1" w:rsidRDefault="00C510E7">
            <w:pPr>
              <w:kinsoku/>
              <w:rPr>
                <w:rFonts w:ascii="Century Gothic" w:eastAsia="SimSun" w:hAnsi="Century Gothic" w:cs="SimSun"/>
                <w:sz w:val="28"/>
                <w:szCs w:val="28"/>
                <w:lang w:val="en-DE"/>
              </w:rPr>
            </w:pPr>
          </w:p>
        </w:tc>
        <w:tc>
          <w:tcPr>
            <w:tcW w:w="4790" w:type="dxa"/>
          </w:tcPr>
          <w:p w14:paraId="62F6A43E" w14:textId="77777777" w:rsidR="006C3DD7" w:rsidRPr="00AF3ED1" w:rsidRDefault="006C3DD7" w:rsidP="006C3DD7">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40:</w:t>
            </w:r>
          </w:p>
          <w:p w14:paraId="1AFF6862" w14:textId="2B07D5D0" w:rsidR="00C510E7" w:rsidRPr="00AF3ED1" w:rsidRDefault="00C510E7">
            <w:pPr>
              <w:kinsoku/>
              <w:rPr>
                <w:rFonts w:ascii="Century Gothic" w:eastAsia="SimSun" w:hAnsi="Century Gothic" w:cs="SimSun"/>
                <w:sz w:val="28"/>
                <w:szCs w:val="28"/>
                <w:lang w:val="en-DE" w:eastAsia="zh-CN"/>
              </w:rPr>
            </w:pPr>
          </w:p>
        </w:tc>
      </w:tr>
    </w:tbl>
    <w:p w14:paraId="5E58F7B2" w14:textId="77777777" w:rsidR="00C510E7" w:rsidRPr="00AF3ED1" w:rsidRDefault="00C510E7">
      <w:pPr>
        <w:kinsoku/>
        <w:rPr>
          <w:rFonts w:ascii="Century Gothic" w:eastAsia="SimSun" w:hAnsi="Century Gothic" w:cs="SimSun"/>
          <w:sz w:val="28"/>
          <w:szCs w:val="28"/>
          <w:lang w:eastAsia="zh-CN"/>
        </w:rPr>
      </w:pPr>
    </w:p>
    <w:p w14:paraId="5EEED8E4"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is browsing an art website (ARTSY) on her computer.</w:t>
      </w:r>
    </w:p>
    <w:p w14:paraId="0C0383DD"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Cheng Cheng is sitting nearby, diligently working on his homework.</w:t>
      </w:r>
    </w:p>
    <w:p w14:paraId="7DE67160"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occasionally glances over at Cheng Cheng.</w:t>
      </w:r>
    </w:p>
    <w:p w14:paraId="0C9863A5"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Her husband is watching TV, the volume low.</w:t>
      </w:r>
    </w:p>
    <w:p w14:paraId="4D33567B"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Du Xinyi, meanwhile, is messaging Chen Yiming.</w:t>
      </w:r>
    </w:p>
    <w:p w14:paraId="45898699" w14:textId="77777777" w:rsidR="006C3DD7" w:rsidRPr="006C3DD7" w:rsidRDefault="006C3DD7" w:rsidP="006C3DD7">
      <w:pPr>
        <w:kinsoku/>
        <w:rPr>
          <w:rFonts w:ascii="Century Gothic" w:eastAsia="SimSun" w:hAnsi="Century Gothic" w:cs="SimSun"/>
          <w:sz w:val="28"/>
          <w:szCs w:val="28"/>
          <w:lang w:val="en-DE" w:eastAsia="zh-CN"/>
        </w:rPr>
      </w:pPr>
    </w:p>
    <w:p w14:paraId="47FD7439" w14:textId="77777777" w:rsidR="006C3DD7" w:rsidRPr="006C3DD7" w:rsidRDefault="006C3DD7" w:rsidP="006C3DD7">
      <w:pPr>
        <w:kinsoku/>
        <w:rPr>
          <w:rFonts w:ascii="Century Gothic" w:eastAsia="SimSun" w:hAnsi="Century Gothic" w:cs="SimSun"/>
          <w:sz w:val="28"/>
          <w:szCs w:val="28"/>
          <w:lang w:val="en-DE" w:eastAsia="zh-CN"/>
        </w:rPr>
      </w:pPr>
      <w:r w:rsidRPr="006C3DD7">
        <w:rPr>
          <w:rFonts w:ascii="Century Gothic" w:eastAsia="SimSun" w:hAnsi="Century Gothic" w:cs="SimSun"/>
          <w:sz w:val="28"/>
          <w:szCs w:val="28"/>
          <w:lang w:val="en-DE" w:eastAsia="zh-CN"/>
        </w:rPr>
        <w:t>Her emotions are turbulent, and she steals a glance at her husband. He is fully absorbed in the TV, unaware of her inner turmoil.</w:t>
      </w:r>
    </w:p>
    <w:p w14:paraId="1EE415AC"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62DD26F" w14:textId="77777777">
        <w:trPr>
          <w:trHeight w:val="631"/>
        </w:trPr>
        <w:tc>
          <w:tcPr>
            <w:tcW w:w="4790" w:type="dxa"/>
          </w:tcPr>
          <w:p w14:paraId="2F203A35" w14:textId="6A47A60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Scene 44</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p>
        </w:tc>
        <w:tc>
          <w:tcPr>
            <w:tcW w:w="4790" w:type="dxa"/>
          </w:tcPr>
          <w:p w14:paraId="0265CB1D" w14:textId="06E5B72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 Evening</w:t>
            </w:r>
          </w:p>
        </w:tc>
      </w:tr>
      <w:tr w:rsidR="00C510E7" w:rsidRPr="00AF3ED1" w14:paraId="4D1B071B" w14:textId="77777777">
        <w:trPr>
          <w:trHeight w:val="631"/>
        </w:trPr>
        <w:tc>
          <w:tcPr>
            <w:tcW w:w="4790" w:type="dxa"/>
          </w:tcPr>
          <w:p w14:paraId="76EE96F5" w14:textId="5456B4D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Du Xinyi Home</w:t>
            </w:r>
          </w:p>
        </w:tc>
        <w:tc>
          <w:tcPr>
            <w:tcW w:w="4790" w:type="dxa"/>
          </w:tcPr>
          <w:p w14:paraId="1635B18B"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Parallel Editing with 43:</w:t>
            </w:r>
          </w:p>
          <w:p w14:paraId="3A223369" w14:textId="24E8D127" w:rsidR="00C510E7" w:rsidRPr="00AF3ED1" w:rsidRDefault="00C510E7">
            <w:pPr>
              <w:kinsoku/>
              <w:rPr>
                <w:rFonts w:ascii="Century Gothic" w:eastAsia="SimSun" w:hAnsi="Century Gothic" w:cs="SimSun"/>
                <w:sz w:val="28"/>
                <w:szCs w:val="28"/>
                <w:lang w:val="en-DE"/>
              </w:rPr>
            </w:pPr>
          </w:p>
        </w:tc>
      </w:tr>
    </w:tbl>
    <w:p w14:paraId="20EC66FC" w14:textId="77777777" w:rsidR="00C510E7" w:rsidRPr="00AF3ED1" w:rsidRDefault="00C510E7">
      <w:pPr>
        <w:kinsoku/>
        <w:rPr>
          <w:rFonts w:ascii="Century Gothic" w:eastAsia="SimSun" w:hAnsi="Century Gothic" w:cs="SimSun"/>
          <w:sz w:val="28"/>
          <w:szCs w:val="28"/>
        </w:rPr>
      </w:pPr>
    </w:p>
    <w:p w14:paraId="1963720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receives a message from Du Xinyi and smiles, excitedly putting on some music (vinyl record).</w:t>
      </w:r>
    </w:p>
    <w:p w14:paraId="17195C3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Yiming’s dog happily runs around, full of energy.</w:t>
      </w:r>
    </w:p>
    <w:p w14:paraId="42F296B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dog jumps into his arms.</w:t>
      </w:r>
    </w:p>
    <w:p w14:paraId="6F8DFA2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starts singing along with the music, shaking the dog’s paw as if dancing with it.</w:t>
      </w:r>
    </w:p>
    <w:p w14:paraId="34C258B3"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There’s a light, joyful atmosphere in the room, with the sound of the music and the dog’s playful movements filling the space.</w:t>
      </w:r>
    </w:p>
    <w:p w14:paraId="36494FA0" w14:textId="77777777" w:rsidR="00C510E7" w:rsidRPr="00AF3ED1" w:rsidRDefault="00C510E7">
      <w:pPr>
        <w:kinsoku/>
        <w:rPr>
          <w:rFonts w:ascii="Century Gothic" w:eastAsia="SimSun" w:hAnsi="Century Gothic" w:cs="SimSun"/>
          <w:sz w:val="28"/>
          <w:szCs w:val="28"/>
          <w:lang w:val="en-DE" w:eastAsia="zh-CN"/>
        </w:rPr>
      </w:pPr>
    </w:p>
    <w:p w14:paraId="35807E6C" w14:textId="77777777" w:rsidR="00C510E7" w:rsidRPr="00AF3ED1" w:rsidRDefault="00C510E7">
      <w:pPr>
        <w:kinsoku/>
        <w:rPr>
          <w:rFonts w:ascii="Century Gothic" w:eastAsia="SimSun" w:hAnsi="Century Gothic" w:cs="SimSun"/>
          <w:sz w:val="28"/>
          <w:szCs w:val="28"/>
          <w:lang w:eastAsia="zh-CN"/>
        </w:rPr>
      </w:pPr>
    </w:p>
    <w:p w14:paraId="1D7ED226"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7DCE8056" w14:textId="77777777">
        <w:trPr>
          <w:trHeight w:val="631"/>
        </w:trPr>
        <w:tc>
          <w:tcPr>
            <w:tcW w:w="4790" w:type="dxa"/>
          </w:tcPr>
          <w:p w14:paraId="2550B846" w14:textId="1D4C80C1" w:rsidR="00C510E7" w:rsidRPr="00AF3ED1" w:rsidRDefault="000206B6">
            <w:pPr>
              <w:kinsoku/>
              <w:rPr>
                <w:ins w:id="24" w:author="JOJO.LEE" w:date="2024-04-27T17:33:00Z"/>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lastRenderedPageBreak/>
              <w:t>Scene 45</w:t>
            </w:r>
            <w:r w:rsidR="00000000" w:rsidRPr="00AF3ED1">
              <w:rPr>
                <w:rFonts w:ascii="Century Gothic" w:eastAsia="SimSun" w:hAnsi="Century Gothic" w:cs="SimSun"/>
                <w:sz w:val="28"/>
                <w:szCs w:val="28"/>
                <w:lang w:eastAsia="zh-CN"/>
              </w:rPr>
              <w:t xml:space="preserve">           </w:t>
            </w:r>
          </w:p>
          <w:p w14:paraId="73440592"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Shanghai Du Xinyi’s Art Galle</w:t>
            </w:r>
          </w:p>
          <w:p w14:paraId="24BA1F50" w14:textId="1396AFC6" w:rsidR="00C510E7" w:rsidRPr="00AF3ED1" w:rsidRDefault="00C510E7">
            <w:pPr>
              <w:kinsoku/>
              <w:rPr>
                <w:rFonts w:ascii="Century Gothic" w:eastAsia="SimSun" w:hAnsi="Century Gothic" w:cs="SimSun"/>
                <w:sz w:val="28"/>
                <w:szCs w:val="28"/>
                <w:lang w:eastAsia="zh-CN"/>
              </w:rPr>
            </w:pPr>
          </w:p>
        </w:tc>
        <w:tc>
          <w:tcPr>
            <w:tcW w:w="4790" w:type="dxa"/>
          </w:tcPr>
          <w:p w14:paraId="134FF74A" w14:textId="4F73F7B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Morning</w:t>
            </w:r>
          </w:p>
        </w:tc>
      </w:tr>
      <w:tr w:rsidR="00C510E7" w:rsidRPr="00AF3ED1" w14:paraId="014398C3" w14:textId="77777777">
        <w:trPr>
          <w:trHeight w:val="631"/>
        </w:trPr>
        <w:tc>
          <w:tcPr>
            <w:tcW w:w="4790" w:type="dxa"/>
          </w:tcPr>
          <w:p w14:paraId="761E54C1" w14:textId="00DA6968"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w:t>
            </w:r>
          </w:p>
        </w:tc>
        <w:tc>
          <w:tcPr>
            <w:tcW w:w="4790" w:type="dxa"/>
          </w:tcPr>
          <w:p w14:paraId="2BA3B13D" w14:textId="63978D51"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Parallel Editing with 42 (Music Transi</w:t>
            </w:r>
            <w:r w:rsidRPr="00AF3ED1">
              <w:rPr>
                <w:rFonts w:ascii="Century Gothic" w:eastAsia="SimSun" w:hAnsi="Century Gothic" w:cs="SimSun"/>
                <w:sz w:val="28"/>
                <w:szCs w:val="28"/>
                <w:lang w:val="en-DE" w:eastAsia="zh-CN"/>
              </w:rPr>
              <w:t>tion)</w:t>
            </w:r>
          </w:p>
          <w:p w14:paraId="04A67783" w14:textId="41D34634" w:rsidR="00C510E7" w:rsidRPr="00AF3ED1" w:rsidRDefault="00C510E7">
            <w:pPr>
              <w:kinsoku/>
              <w:rPr>
                <w:rFonts w:ascii="Century Gothic" w:eastAsia="SimSun" w:hAnsi="Century Gothic" w:cs="SimSun"/>
                <w:sz w:val="28"/>
                <w:szCs w:val="28"/>
                <w:lang w:val="en-DE" w:eastAsia="zh-CN"/>
              </w:rPr>
            </w:pPr>
          </w:p>
        </w:tc>
      </w:tr>
    </w:tbl>
    <w:p w14:paraId="19481ED9" w14:textId="77777777" w:rsidR="00C510E7" w:rsidRPr="00AF3ED1" w:rsidRDefault="00C510E7">
      <w:pPr>
        <w:kinsoku/>
        <w:rPr>
          <w:rFonts w:ascii="Century Gothic" w:eastAsia="SimSun" w:hAnsi="Century Gothic" w:cs="SimSun"/>
          <w:sz w:val="28"/>
          <w:szCs w:val="28"/>
          <w:lang w:eastAsia="zh-CN"/>
        </w:rPr>
      </w:pPr>
    </w:p>
    <w:p w14:paraId="204919A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replaces the flowers in the vase at the gallery with purple ones.</w:t>
      </w:r>
    </w:p>
    <w:p w14:paraId="2F692AC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As she arranges them, she hums along to the music playing in the background, the same tune that Chen Yiming had played earlier in his home.</w:t>
      </w:r>
    </w:p>
    <w:p w14:paraId="7099EBD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Her soft humming fills the quiet space of the gallery, the melody creating a sense of calm and connection between the two scenes.</w:t>
      </w:r>
    </w:p>
    <w:p w14:paraId="7CAE9690" w14:textId="77777777" w:rsidR="00C510E7" w:rsidRPr="00AF3ED1" w:rsidRDefault="00C510E7">
      <w:pPr>
        <w:kinsoku/>
        <w:rPr>
          <w:rFonts w:ascii="Century Gothic" w:eastAsia="SimSun" w:hAnsi="Century Gothic" w:cs="SimSun"/>
          <w:sz w:val="28"/>
          <w:szCs w:val="28"/>
          <w:lang w:val="en-DE" w:eastAsia="zh-CN"/>
        </w:rPr>
      </w:pPr>
    </w:p>
    <w:p w14:paraId="50D3100B"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0DDC54A" w14:textId="77777777">
        <w:trPr>
          <w:trHeight w:val="631"/>
        </w:trPr>
        <w:tc>
          <w:tcPr>
            <w:tcW w:w="4790" w:type="dxa"/>
          </w:tcPr>
          <w:p w14:paraId="4C1B47E4" w14:textId="79798CF9" w:rsidR="00C510E7" w:rsidRPr="00AF3ED1" w:rsidRDefault="000206B6">
            <w:pPr>
              <w:kinsoku/>
              <w:rPr>
                <w:ins w:id="25" w:author="JOJO.LEE" w:date="2024-04-27T17:33:00Z"/>
                <w:rFonts w:ascii="Century Gothic" w:eastAsia="SimSun" w:hAnsi="Century Gothic" w:cs="SimSun"/>
                <w:sz w:val="28"/>
                <w:szCs w:val="28"/>
              </w:rPr>
            </w:pPr>
            <w:r w:rsidRPr="00AF3ED1">
              <w:rPr>
                <w:rFonts w:ascii="Century Gothic" w:eastAsia="SimSun" w:hAnsi="Century Gothic" w:cs="SimSun"/>
                <w:sz w:val="28"/>
                <w:szCs w:val="28"/>
              </w:rPr>
              <w:t>Scene 46</w:t>
            </w:r>
          </w:p>
          <w:p w14:paraId="54A9C629"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Shanghai Court</w:t>
            </w:r>
          </w:p>
          <w:p w14:paraId="4DA1E41F" w14:textId="102406BD" w:rsidR="00C510E7" w:rsidRPr="00AF3ED1" w:rsidRDefault="00C510E7">
            <w:pPr>
              <w:kinsoku/>
              <w:rPr>
                <w:rFonts w:ascii="Century Gothic" w:eastAsia="SimSun" w:hAnsi="Century Gothic" w:cs="SimSun"/>
                <w:sz w:val="28"/>
                <w:szCs w:val="28"/>
              </w:rPr>
            </w:pPr>
          </w:p>
        </w:tc>
        <w:tc>
          <w:tcPr>
            <w:tcW w:w="4790" w:type="dxa"/>
          </w:tcPr>
          <w:p w14:paraId="56B9617C" w14:textId="4574DA0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56F223C5" w14:textId="77777777">
        <w:trPr>
          <w:trHeight w:val="631"/>
        </w:trPr>
        <w:tc>
          <w:tcPr>
            <w:tcW w:w="4790" w:type="dxa"/>
          </w:tcPr>
          <w:p w14:paraId="0E42DF3B"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Chen Yiming and Assistant / Client</w:t>
            </w:r>
          </w:p>
          <w:p w14:paraId="76E6694B" w14:textId="367A9EEB" w:rsidR="00C510E7" w:rsidRPr="00AF3ED1" w:rsidRDefault="00C510E7">
            <w:pPr>
              <w:kinsoku/>
              <w:rPr>
                <w:rFonts w:ascii="Century Gothic" w:eastAsia="SimSun" w:hAnsi="Century Gothic" w:cs="SimSun"/>
                <w:sz w:val="28"/>
                <w:szCs w:val="28"/>
                <w:lang w:val="en-DE" w:eastAsia="zh-CN"/>
              </w:rPr>
            </w:pPr>
          </w:p>
        </w:tc>
        <w:tc>
          <w:tcPr>
            <w:tcW w:w="4790" w:type="dxa"/>
          </w:tcPr>
          <w:p w14:paraId="51CAE698" w14:textId="77777777" w:rsidR="000206B6" w:rsidRPr="00AF3ED1" w:rsidRDefault="000206B6" w:rsidP="000206B6">
            <w:pPr>
              <w:kinsoku/>
              <w:rPr>
                <w:rFonts w:ascii="Century Gothic" w:eastAsia="SimSun" w:hAnsi="Century Gothic" w:cs="SimSun"/>
                <w:color w:val="C00000"/>
                <w:sz w:val="28"/>
                <w:szCs w:val="28"/>
                <w:lang w:val="en-DE" w:eastAsia="zh-CN"/>
              </w:rPr>
            </w:pPr>
            <w:r w:rsidRPr="00AF3ED1">
              <w:rPr>
                <w:rFonts w:ascii="Century Gothic" w:eastAsia="SimSun" w:hAnsi="Century Gothic" w:cs="SimSun"/>
                <w:color w:val="C00000"/>
                <w:sz w:val="28"/>
                <w:szCs w:val="28"/>
                <w:lang w:val="en-DE"/>
              </w:rPr>
              <w:t>Note</w:t>
            </w:r>
            <w:r w:rsidR="00000000" w:rsidRPr="00AF3ED1">
              <w:rPr>
                <w:rFonts w:ascii="Century Gothic" w:eastAsia="SimSun" w:hAnsi="Century Gothic" w:cs="SimSun"/>
                <w:color w:val="C00000"/>
                <w:sz w:val="28"/>
                <w:szCs w:val="28"/>
                <w:lang w:val="en-DE"/>
              </w:rPr>
              <w:t>：</w:t>
            </w:r>
            <w:r w:rsidRPr="00AF3ED1">
              <w:rPr>
                <w:rFonts w:ascii="Century Gothic" w:eastAsia="SimSun" w:hAnsi="Century Gothic" w:cs="SimSun"/>
                <w:color w:val="C00000"/>
                <w:sz w:val="28"/>
                <w:szCs w:val="28"/>
                <w:lang w:val="en-DE" w:eastAsia="zh-CN"/>
              </w:rPr>
              <w:t>(All legal-related scenes will be filmed according to the script’s full length, with editing adjustments made as needed.)</w:t>
            </w:r>
          </w:p>
          <w:p w14:paraId="0062520B" w14:textId="6FFD3A25" w:rsidR="00C510E7" w:rsidRPr="00AF3ED1" w:rsidRDefault="00C510E7">
            <w:pPr>
              <w:kinsoku/>
              <w:rPr>
                <w:rFonts w:ascii="Century Gothic" w:eastAsia="SimSun" w:hAnsi="Century Gothic" w:cs="SimSun"/>
                <w:sz w:val="28"/>
                <w:szCs w:val="28"/>
                <w:lang w:val="en-DE" w:eastAsia="zh-CN"/>
              </w:rPr>
            </w:pPr>
          </w:p>
        </w:tc>
      </w:tr>
    </w:tbl>
    <w:p w14:paraId="22532A1D" w14:textId="77777777" w:rsidR="00C510E7" w:rsidRPr="00AF3ED1" w:rsidRDefault="00C510E7">
      <w:pPr>
        <w:kinsoku/>
        <w:rPr>
          <w:rFonts w:ascii="Century Gothic" w:eastAsia="SimSun" w:hAnsi="Century Gothic" w:cs="SimSun"/>
          <w:sz w:val="28"/>
          <w:szCs w:val="28"/>
          <w:lang w:val="en-DE" w:eastAsia="zh-CN"/>
        </w:rPr>
      </w:pPr>
    </w:p>
    <w:p w14:paraId="51EAC8D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 in Court]</w:t>
      </w:r>
    </w:p>
    <w:p w14:paraId="3726F72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The presiding judge and two other judges enter the courtroom, announcing the court rules.</w:t>
      </w:r>
    </w:p>
    <w:p w14:paraId="6CE39AD5" w14:textId="77777777" w:rsidR="000206B6" w:rsidRPr="000206B6" w:rsidRDefault="000206B6" w:rsidP="000206B6">
      <w:pPr>
        <w:kinsoku/>
        <w:rPr>
          <w:rFonts w:ascii="Century Gothic" w:eastAsia="SimSun" w:hAnsi="Century Gothic" w:cs="SimSun"/>
          <w:sz w:val="28"/>
          <w:szCs w:val="28"/>
          <w:lang w:val="en-DE"/>
        </w:rPr>
      </w:pPr>
    </w:p>
    <w:p w14:paraId="72B7C22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Presiding Judge:</w:t>
      </w:r>
    </w:p>
    <w:p w14:paraId="0EA05E3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“Today we are hearing the case of Montas Art Company vs. Dongfang Shengshi Real Estate Company for copyright infringement. This is the second hearing. The last session focused on exchanging evidence and cross-examination. Today, we will proceed with the courtroom debate. The focus of the debate should be around the key issues of this case. Let me summarize the focus points:</w:t>
      </w:r>
    </w:p>
    <w:p w14:paraId="394B03D3"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lastRenderedPageBreak/>
        <w:tab/>
        <w:t>1.</w:t>
      </w:r>
      <w:r w:rsidRPr="000206B6">
        <w:rPr>
          <w:rFonts w:ascii="Century Gothic" w:eastAsia="SimSun" w:hAnsi="Century Gothic" w:cs="SimSun"/>
          <w:sz w:val="28"/>
          <w:szCs w:val="28"/>
          <w:lang w:val="en-DE"/>
        </w:rPr>
        <w:tab/>
        <w:t>Does the plaintiff have legitimate copyright over the disputed sculptures?</w:t>
      </w:r>
    </w:p>
    <w:p w14:paraId="0DDE971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2.</w:t>
      </w:r>
      <w:r w:rsidRPr="000206B6">
        <w:rPr>
          <w:rFonts w:ascii="Century Gothic" w:eastAsia="SimSun" w:hAnsi="Century Gothic" w:cs="SimSun"/>
          <w:sz w:val="28"/>
          <w:szCs w:val="28"/>
          <w:lang w:val="en-DE"/>
        </w:rPr>
        <w:tab/>
        <w:t>Does the infringement of the sculptures exist?</w:t>
      </w:r>
    </w:p>
    <w:p w14:paraId="2F55F96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3.</w:t>
      </w:r>
      <w:r w:rsidRPr="000206B6">
        <w:rPr>
          <w:rFonts w:ascii="Century Gothic" w:eastAsia="SimSun" w:hAnsi="Century Gothic" w:cs="SimSun"/>
          <w:sz w:val="28"/>
          <w:szCs w:val="28"/>
          <w:lang w:val="en-DE"/>
        </w:rPr>
        <w:tab/>
        <w:t>If infringement is established, how should the damages be calculated? Are both parties clear on these issues? Any objections to these key points?”</w:t>
      </w:r>
    </w:p>
    <w:p w14:paraId="104D03C4" w14:textId="77777777" w:rsidR="000206B6" w:rsidRPr="000206B6" w:rsidRDefault="000206B6" w:rsidP="000206B6">
      <w:pPr>
        <w:kinsoku/>
        <w:rPr>
          <w:rFonts w:ascii="Century Gothic" w:eastAsia="SimSun" w:hAnsi="Century Gothic" w:cs="SimSun"/>
          <w:sz w:val="28"/>
          <w:szCs w:val="28"/>
          <w:lang w:val="en-DE"/>
        </w:rPr>
      </w:pPr>
    </w:p>
    <w:p w14:paraId="75961D8A"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Plaintiff’s Counsel, Chen Yiming:</w:t>
      </w:r>
    </w:p>
    <w:p w14:paraId="1AF81ED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“We understand, no objections.”</w:t>
      </w:r>
    </w:p>
    <w:p w14:paraId="3BC3BA34" w14:textId="77777777" w:rsidR="000206B6" w:rsidRPr="000206B6" w:rsidRDefault="000206B6" w:rsidP="000206B6">
      <w:pPr>
        <w:kinsoku/>
        <w:rPr>
          <w:rFonts w:ascii="Century Gothic" w:eastAsia="SimSun" w:hAnsi="Century Gothic" w:cs="SimSun"/>
          <w:sz w:val="28"/>
          <w:szCs w:val="28"/>
          <w:lang w:val="en-DE"/>
        </w:rPr>
      </w:pPr>
    </w:p>
    <w:p w14:paraId="5ECB3B2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Defendant’s Counsel:</w:t>
      </w:r>
    </w:p>
    <w:p w14:paraId="35A90DFA"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“Well, we believe there is no infringement. Those sculptures were not made by us; we commissioned a third party to create them. We didn’t know they were counterfeit; we’re the victims here. And even if we were to pay compensation, the plaintiff’s demand is unreasonable and simply extortion!” (This shows the defendant’s lawyer is unprofessional.)</w:t>
      </w:r>
    </w:p>
    <w:p w14:paraId="3189FC40" w14:textId="77777777" w:rsidR="000206B6" w:rsidRPr="000206B6" w:rsidRDefault="000206B6" w:rsidP="000206B6">
      <w:pPr>
        <w:kinsoku/>
        <w:rPr>
          <w:rFonts w:ascii="Century Gothic" w:eastAsia="SimSun" w:hAnsi="Century Gothic" w:cs="SimSun"/>
          <w:sz w:val="28"/>
          <w:szCs w:val="28"/>
          <w:lang w:val="en-DE"/>
        </w:rPr>
      </w:pPr>
    </w:p>
    <w:p w14:paraId="159EE13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Judge:</w:t>
      </w:r>
    </w:p>
    <w:p w14:paraId="0B32DD24"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“Defendant’s counsel, I have already asked whether you have any objections to the key issues, not a debate on the specifics. We will give you time for that later. Understood?”</w:t>
      </w:r>
    </w:p>
    <w:p w14:paraId="395A5F9B" w14:textId="77777777" w:rsidR="000206B6" w:rsidRPr="000206B6" w:rsidRDefault="000206B6" w:rsidP="000206B6">
      <w:pPr>
        <w:kinsoku/>
        <w:rPr>
          <w:rFonts w:ascii="Century Gothic" w:eastAsia="SimSun" w:hAnsi="Century Gothic" w:cs="SimSun"/>
          <w:sz w:val="28"/>
          <w:szCs w:val="28"/>
          <w:lang w:val="en-DE"/>
        </w:rPr>
      </w:pPr>
    </w:p>
    <w:p w14:paraId="5B12999E"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Defendant’s Counsel:</w:t>
      </w:r>
    </w:p>
    <w:p w14:paraId="739C3A3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“Yes, understood.”</w:t>
      </w:r>
    </w:p>
    <w:p w14:paraId="4B71EE1A" w14:textId="77777777" w:rsidR="000206B6" w:rsidRPr="000206B6" w:rsidRDefault="000206B6" w:rsidP="000206B6">
      <w:pPr>
        <w:kinsoku/>
        <w:rPr>
          <w:rFonts w:ascii="Century Gothic" w:eastAsia="SimSun" w:hAnsi="Century Gothic" w:cs="SimSun"/>
          <w:sz w:val="28"/>
          <w:szCs w:val="28"/>
          <w:lang w:val="en-DE"/>
        </w:rPr>
      </w:pPr>
    </w:p>
    <w:p w14:paraId="6CC8360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Presiding Judge:</w:t>
      </w:r>
    </w:p>
    <w:p w14:paraId="57CDC1E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“Since there are no objections to the key issues, we will now allow the lawyers to present their arguments. We have received the complaint, so there is no need to repeat its contents.”</w:t>
      </w:r>
    </w:p>
    <w:p w14:paraId="0B946B1A" w14:textId="77777777" w:rsidR="000206B6" w:rsidRPr="000206B6" w:rsidRDefault="000206B6" w:rsidP="000206B6">
      <w:pPr>
        <w:kinsoku/>
        <w:rPr>
          <w:rFonts w:ascii="Century Gothic" w:eastAsia="SimSun" w:hAnsi="Century Gothic" w:cs="SimSun"/>
          <w:sz w:val="28"/>
          <w:szCs w:val="28"/>
          <w:lang w:val="en-DE"/>
        </w:rPr>
      </w:pPr>
    </w:p>
    <w:p w14:paraId="57DD700D"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652097F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“I will now present the plaintiff’s arguments.”</w:t>
      </w:r>
    </w:p>
    <w:p w14:paraId="2E7382A7" w14:textId="77777777" w:rsidR="000206B6" w:rsidRPr="000206B6" w:rsidRDefault="000206B6" w:rsidP="000206B6">
      <w:pPr>
        <w:kinsoku/>
        <w:rPr>
          <w:rFonts w:ascii="Century Gothic" w:eastAsia="SimSun" w:hAnsi="Century Gothic" w:cs="SimSun"/>
          <w:sz w:val="28"/>
          <w:szCs w:val="28"/>
          <w:lang w:val="en-DE"/>
        </w:rPr>
      </w:pPr>
    </w:p>
    <w:p w14:paraId="20680DE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 (Speaking):</w:t>
      </w:r>
    </w:p>
    <w:p w14:paraId="52EAD4A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“Honorable Presiding Judge and Judges,</w:t>
      </w:r>
    </w:p>
    <w:p w14:paraId="15EBD951"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 xml:space="preserve">The Beijing Pu Xin Law Firm is representing the plaintiff, Montas Art Foundation. I am the litigation counsel for this </w:t>
      </w:r>
      <w:r w:rsidRPr="000206B6">
        <w:rPr>
          <w:rFonts w:ascii="Century Gothic" w:eastAsia="SimSun" w:hAnsi="Century Gothic" w:cs="SimSun"/>
          <w:sz w:val="28"/>
          <w:szCs w:val="28"/>
          <w:lang w:val="en-DE"/>
        </w:rPr>
        <w:lastRenderedPageBreak/>
        <w:t>case. Based on the facts and laws, I will present the following points for your full consideration.</w:t>
      </w:r>
    </w:p>
    <w:p w14:paraId="13FCAE14" w14:textId="77777777" w:rsidR="000206B6" w:rsidRPr="000206B6" w:rsidRDefault="000206B6" w:rsidP="000206B6">
      <w:pPr>
        <w:kinsoku/>
        <w:rPr>
          <w:rFonts w:ascii="Century Gothic" w:eastAsia="SimSun" w:hAnsi="Century Gothic" w:cs="SimSun"/>
          <w:sz w:val="28"/>
          <w:szCs w:val="28"/>
          <w:lang w:val="en-DE"/>
        </w:rPr>
      </w:pPr>
    </w:p>
    <w:p w14:paraId="5FAEEAD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First, I would like to clarify our claims once more:</w:t>
      </w:r>
    </w:p>
    <w:p w14:paraId="54740F13"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1.</w:t>
      </w:r>
      <w:r w:rsidRPr="000206B6">
        <w:rPr>
          <w:rFonts w:ascii="Century Gothic" w:eastAsia="SimSun" w:hAnsi="Century Gothic" w:cs="SimSun"/>
          <w:sz w:val="28"/>
          <w:szCs w:val="28"/>
          <w:lang w:val="en-DE"/>
        </w:rPr>
        <w:tab/>
        <w:t>We request the court to order the defendant to immediately stop the infringement, remove and destroy the counterfeit sculptures located in Shanke Village at Zuiweng Tower.</w:t>
      </w:r>
    </w:p>
    <w:p w14:paraId="037324FF"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2.</w:t>
      </w:r>
      <w:r w:rsidRPr="000206B6">
        <w:rPr>
          <w:rFonts w:ascii="Century Gothic" w:eastAsia="SimSun" w:hAnsi="Century Gothic" w:cs="SimSun"/>
          <w:sz w:val="28"/>
          <w:szCs w:val="28"/>
          <w:lang w:val="en-DE"/>
        </w:rPr>
        <w:tab/>
        <w:t>We request the defendant to publish an apology statement in newspapers such as China Securities Daily, Securities Times, Securities Daily, Fujian Daily, Strait Metropolitan News, and China Real Estate News, as well as related websites.</w:t>
      </w:r>
    </w:p>
    <w:p w14:paraId="735EFCF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3.</w:t>
      </w:r>
      <w:r w:rsidRPr="000206B6">
        <w:rPr>
          <w:rFonts w:ascii="Century Gothic" w:eastAsia="SimSun" w:hAnsi="Century Gothic" w:cs="SimSun"/>
          <w:sz w:val="28"/>
          <w:szCs w:val="28"/>
          <w:lang w:val="en-DE"/>
        </w:rPr>
        <w:tab/>
        <w:t>We request the defendant to compensate the plaintiff’s economic losses of 15 million RMB.</w:t>
      </w:r>
    </w:p>
    <w:p w14:paraId="1E1C522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b/>
        <w:t>4.</w:t>
      </w:r>
      <w:r w:rsidRPr="000206B6">
        <w:rPr>
          <w:rFonts w:ascii="Century Gothic" w:eastAsia="SimSun" w:hAnsi="Century Gothic" w:cs="SimSun"/>
          <w:sz w:val="28"/>
          <w:szCs w:val="28"/>
          <w:lang w:val="en-DE"/>
        </w:rPr>
        <w:tab/>
        <w:t>We request the defendant to compensate the plaintiff for the legal fees and actual expenses, totaling 336,605.30 RMB, including 87,184.10 RMB for notarization, 5,000 RMB for translation, and 244,421.20 RMB for legal services (including investigation fees).</w:t>
      </w:r>
    </w:p>
    <w:p w14:paraId="3F88465C" w14:textId="77777777" w:rsidR="000206B6" w:rsidRPr="000206B6" w:rsidRDefault="000206B6" w:rsidP="000206B6">
      <w:pPr>
        <w:kinsoku/>
        <w:rPr>
          <w:rFonts w:ascii="Century Gothic" w:eastAsia="SimSun" w:hAnsi="Century Gothic" w:cs="SimSun"/>
          <w:sz w:val="28"/>
          <w:szCs w:val="28"/>
          <w:lang w:val="en-DE"/>
        </w:rPr>
      </w:pPr>
    </w:p>
    <w:p w14:paraId="6A0006FE"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[On the Issue of Damages, Why We Demand 15 Million RMB]</w:t>
      </w:r>
    </w:p>
    <w:p w14:paraId="1E193ABB"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 xml:space="preserve">We believe our compensation demand is entirely legal, reasonable, and in line with international standards. The price of art is unique and not comparable to ordinary goods. Our claim is based on the loss the plaintiff has suffered due to the infringement. The price is calculated based on the international art market and reflects the broad international influence and reputation of the plaintiff’s works. We have also referenced the public auction prices at Sotheby’s and Christie’s, as well as exhibition rental prices from over 100 international exhibitions. The calculated amount is not higher than the average price. If we were to claim based on the defendant’s profits from the infringement, the amount would be much higher. The defendant profited significantly from the infringement by using Montas’ name for advertising. The total sales from the defendant’s properties amounted to 16 billion RMB. Even if we consider the infringement sculptures as contributing just 0.5% to the sales, the profits from the infringement would be around 80 million RMB. Therefore, the </w:t>
      </w:r>
      <w:r w:rsidRPr="000206B6">
        <w:rPr>
          <w:rFonts w:ascii="Century Gothic" w:eastAsia="SimSun" w:hAnsi="Century Gothic" w:cs="SimSun"/>
          <w:sz w:val="28"/>
          <w:szCs w:val="28"/>
          <w:lang w:val="en-DE"/>
        </w:rPr>
        <w:lastRenderedPageBreak/>
        <w:t>plaintiff’s demand is not excessive and is actually quite lenient. The Supreme Court has repeatedly emphasized the importance of intellectual property protection in China. If the court is overly cautious in determining compensation in such cases, how can it show the strength of intellectual property protection?”</w:t>
      </w:r>
    </w:p>
    <w:p w14:paraId="48EEE675" w14:textId="77777777" w:rsidR="000206B6" w:rsidRPr="000206B6" w:rsidRDefault="000206B6" w:rsidP="000206B6">
      <w:pPr>
        <w:kinsoku/>
        <w:rPr>
          <w:rFonts w:ascii="Century Gothic" w:eastAsia="SimSun" w:hAnsi="Century Gothic" w:cs="SimSun"/>
          <w:sz w:val="28"/>
          <w:szCs w:val="28"/>
          <w:lang w:val="en-DE"/>
        </w:rPr>
      </w:pPr>
    </w:p>
    <w:p w14:paraId="100BFE2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(The presiding judge nods slightly, making notes while whispering with the other judges, seeming satisfied with Chen Yiming’s arguments.)</w:t>
      </w:r>
    </w:p>
    <w:p w14:paraId="372119D8" w14:textId="77777777" w:rsidR="000206B6" w:rsidRPr="000206B6" w:rsidRDefault="000206B6" w:rsidP="000206B6">
      <w:pPr>
        <w:kinsoku/>
        <w:rPr>
          <w:rFonts w:ascii="Century Gothic" w:eastAsia="SimSun" w:hAnsi="Century Gothic" w:cs="SimSun"/>
          <w:sz w:val="28"/>
          <w:szCs w:val="28"/>
          <w:lang w:val="en-DE"/>
        </w:rPr>
      </w:pPr>
    </w:p>
    <w:p w14:paraId="0BE955DA"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Defendant’s Counsel:</w:t>
      </w:r>
    </w:p>
    <w:p w14:paraId="118F52A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“We cannot agree with the plaintiff’s counsel. First, the mention of international practices should not be considered. Since this is a Chinese court, we should base the ruling on Chinese law. Our legal system follows the civil law system, unlike the common law systems of England and the U.S., so the compensation principles cannot be the same. Second, the plaintiff cannot equate the original artwork’s value with the compensation amount. If we had known the original artwork cost so much, we wouldn’t have bought it. Based on prior court cases, the maximum compensation for sculpture infringement has not exceeded 300,000 RMB. We request the court to respect previous rulings and not accept the plaintiff’s sky-high compensation demand based on only one side of the story. Moreover, we believe the prices at international auction houses and private purchases are inflated and should not be accepted as evidence. We propose that an independent third-party evaluation agency assess the value. Lastly, the sales of the real estate and the infringement are not directly connected. The plaintiff has not proven that the sculptures played any role in promoting the real estate.”</w:t>
      </w:r>
    </w:p>
    <w:p w14:paraId="4261BA70" w14:textId="77777777" w:rsidR="000206B6" w:rsidRPr="000206B6" w:rsidRDefault="000206B6" w:rsidP="000206B6">
      <w:pPr>
        <w:kinsoku/>
        <w:rPr>
          <w:rFonts w:ascii="Century Gothic" w:eastAsia="SimSun" w:hAnsi="Century Gothic" w:cs="SimSun"/>
          <w:sz w:val="28"/>
          <w:szCs w:val="28"/>
          <w:lang w:val="en-DE"/>
        </w:rPr>
      </w:pPr>
    </w:p>
    <w:p w14:paraId="3A3A2D4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(The presiding judge furrows his brow, seeming unsatisfied with the defendant’s arguments.)</w:t>
      </w:r>
    </w:p>
    <w:p w14:paraId="64E71D42" w14:textId="77777777" w:rsidR="000206B6" w:rsidRPr="000206B6" w:rsidRDefault="000206B6" w:rsidP="000206B6">
      <w:pPr>
        <w:kinsoku/>
        <w:rPr>
          <w:rFonts w:ascii="Century Gothic" w:eastAsia="SimSun" w:hAnsi="Century Gothic" w:cs="SimSun"/>
          <w:sz w:val="28"/>
          <w:szCs w:val="28"/>
          <w:lang w:val="en-DE"/>
        </w:rPr>
      </w:pPr>
    </w:p>
    <w:p w14:paraId="115A567B"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Presiding Judge:</w:t>
      </w:r>
    </w:p>
    <w:p w14:paraId="51B45691"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“Does the plaintiff have any rebuttal to the defendant’s arguments?”</w:t>
      </w:r>
    </w:p>
    <w:p w14:paraId="0E69E720" w14:textId="77777777" w:rsidR="000206B6" w:rsidRPr="000206B6" w:rsidRDefault="000206B6" w:rsidP="000206B6">
      <w:pPr>
        <w:kinsoku/>
        <w:rPr>
          <w:rFonts w:ascii="Century Gothic" w:eastAsia="SimSun" w:hAnsi="Century Gothic" w:cs="SimSun"/>
          <w:sz w:val="28"/>
          <w:szCs w:val="28"/>
          <w:lang w:val="en-DE"/>
        </w:rPr>
      </w:pPr>
    </w:p>
    <w:p w14:paraId="0FD4601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61760A72"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“We believe the defendant has made a logical error. While they argue that international practices should not be considered, they also cite previous cases as precedent, which contradicts their stance. As the defendant’s counsel should know, our country follows a civil law system, not common law. Previous rulings do not bind this case. Furthermore, we researched similar cases, and a key distinction is that those cases involved unknown artists, while Montas’ works are some of the most renowned in Asia. If unknown artists’ sculptures can be compensated at 300,000 RMB, Montas’ sculptures being compensated at 15 million RMB is entirely justified. As for the defendant’s claim that they didn’t know the original’s high value, this only shows the defendant’s malicious intent. We ask the court to consider this fact when determining the compensation. Also, we believe the current evidence is sufficient, and there is no need for an additional evaluation.”</w:t>
      </w:r>
    </w:p>
    <w:p w14:paraId="087B9FF1" w14:textId="77777777" w:rsidR="000206B6" w:rsidRPr="000206B6" w:rsidRDefault="000206B6" w:rsidP="000206B6">
      <w:pPr>
        <w:kinsoku/>
        <w:rPr>
          <w:rFonts w:ascii="Century Gothic" w:eastAsia="SimSun" w:hAnsi="Century Gothic" w:cs="SimSun"/>
          <w:sz w:val="28"/>
          <w:szCs w:val="28"/>
          <w:lang w:val="en-DE"/>
        </w:rPr>
      </w:pPr>
    </w:p>
    <w:p w14:paraId="09B3A2F1"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 continues, but is cut off by the judge.)</w:t>
      </w:r>
    </w:p>
    <w:p w14:paraId="4B7EA87B" w14:textId="77777777" w:rsidR="000206B6" w:rsidRPr="000206B6" w:rsidRDefault="000206B6" w:rsidP="000206B6">
      <w:pPr>
        <w:kinsoku/>
        <w:rPr>
          <w:rFonts w:ascii="Century Gothic" w:eastAsia="SimSun" w:hAnsi="Century Gothic" w:cs="SimSun"/>
          <w:sz w:val="28"/>
          <w:szCs w:val="28"/>
          <w:lang w:val="en-DE"/>
        </w:rPr>
      </w:pPr>
    </w:p>
    <w:p w14:paraId="5512419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Presiding Judge:</w:t>
      </w:r>
    </w:p>
    <w:p w14:paraId="386BF017"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“Alright, the court has taken note of both sides’ arguments regarding the compensation amount. There are significant differences. The court will consider the plaintiff’s evidence and the defendant’s arguments. For now, we do not need to conduct an evaluation of the sculpture’s value. The court is now adjourned.”</w:t>
      </w:r>
    </w:p>
    <w:p w14:paraId="14FE7804" w14:textId="014EF6FE" w:rsidR="000206B6" w:rsidRPr="00AF3ED1" w:rsidRDefault="000206B6" w:rsidP="000206B6">
      <w:pPr>
        <w:kinsoku/>
        <w:rPr>
          <w:rFonts w:ascii="Century Gothic" w:eastAsia="SimSun" w:hAnsi="Century Gothic" w:cs="SimSun"/>
          <w:sz w:val="28"/>
          <w:szCs w:val="28"/>
        </w:rPr>
      </w:pPr>
    </w:p>
    <w:p w14:paraId="3E1878CB" w14:textId="77777777" w:rsidR="00C510E7" w:rsidRPr="00AF3ED1" w:rsidRDefault="00C510E7">
      <w:pPr>
        <w:kinsoku/>
        <w:rPr>
          <w:rFonts w:ascii="Century Gothic" w:eastAsia="SimSun" w:hAnsi="Century Gothic" w:cs="SimSun"/>
          <w:sz w:val="28"/>
          <w:szCs w:val="28"/>
        </w:rPr>
      </w:pPr>
    </w:p>
    <w:p w14:paraId="4BDED56B"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80"/>
        <w:gridCol w:w="3210"/>
        <w:gridCol w:w="4790"/>
      </w:tblGrid>
      <w:tr w:rsidR="00C510E7" w:rsidRPr="00AF3ED1" w14:paraId="23D2C412" w14:textId="77777777">
        <w:trPr>
          <w:trHeight w:val="631"/>
        </w:trPr>
        <w:tc>
          <w:tcPr>
            <w:tcW w:w="1580" w:type="dxa"/>
            <w:tcBorders>
              <w:right w:val="nil"/>
            </w:tcBorders>
          </w:tcPr>
          <w:p w14:paraId="3EAE4343" w14:textId="21E1BA78" w:rsidR="00C510E7" w:rsidRPr="00AF3ED1" w:rsidRDefault="000206B6">
            <w:pPr>
              <w:kinsoku/>
              <w:rPr>
                <w:ins w:id="26" w:author="JOJO.LEE" w:date="2024-04-27T18:08:00Z"/>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Scene 47</w:t>
            </w:r>
          </w:p>
          <w:p w14:paraId="3E572F91" w14:textId="1A9B4596" w:rsidR="00C510E7" w:rsidRPr="00AF3ED1" w:rsidRDefault="000206B6">
            <w:pPr>
              <w:kinsoku/>
              <w:ind w:left="2520" w:hangingChars="900" w:hanging="2520"/>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Shanghai</w:t>
            </w:r>
          </w:p>
        </w:tc>
        <w:tc>
          <w:tcPr>
            <w:tcW w:w="3210" w:type="dxa"/>
            <w:tcBorders>
              <w:left w:val="nil"/>
            </w:tcBorders>
          </w:tcPr>
          <w:p w14:paraId="31C8996E" w14:textId="77777777" w:rsidR="00C510E7" w:rsidRPr="00AF3ED1" w:rsidRDefault="00C510E7">
            <w:pPr>
              <w:kinsoku/>
              <w:rPr>
                <w:rFonts w:ascii="Century Gothic" w:eastAsia="SimSun" w:hAnsi="Century Gothic" w:cs="SimSun"/>
                <w:sz w:val="28"/>
                <w:szCs w:val="28"/>
              </w:rPr>
            </w:pPr>
          </w:p>
        </w:tc>
        <w:tc>
          <w:tcPr>
            <w:tcW w:w="4790" w:type="dxa"/>
          </w:tcPr>
          <w:p w14:paraId="77B2DCEF" w14:textId="755FBA4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0206B6" w:rsidRPr="00AF3ED1" w14:paraId="6829D74D" w14:textId="77777777">
        <w:trPr>
          <w:trHeight w:val="631"/>
        </w:trPr>
        <w:tc>
          <w:tcPr>
            <w:tcW w:w="1580" w:type="dxa"/>
            <w:tcBorders>
              <w:right w:val="nil"/>
            </w:tcBorders>
          </w:tcPr>
          <w:p w14:paraId="67B8BB22" w14:textId="6EB1904A" w:rsidR="000206B6" w:rsidRPr="00AF3ED1" w:rsidRDefault="000206B6" w:rsidP="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p>
        </w:tc>
        <w:tc>
          <w:tcPr>
            <w:tcW w:w="3210" w:type="dxa"/>
            <w:tcBorders>
              <w:left w:val="nil"/>
            </w:tcBorders>
          </w:tcPr>
          <w:p w14:paraId="34EFE3F7" w14:textId="5736536E" w:rsidR="000206B6" w:rsidRPr="00AF3ED1" w:rsidRDefault="000206B6" w:rsidP="000206B6">
            <w:pPr>
              <w:kinsoku/>
              <w:rPr>
                <w:rFonts w:ascii="Century Gothic" w:eastAsia="SimSun" w:hAnsi="Century Gothic" w:cs="SimSun"/>
                <w:sz w:val="28"/>
                <w:szCs w:val="28"/>
              </w:rPr>
            </w:pPr>
            <w:r w:rsidRPr="00AF3ED1">
              <w:rPr>
                <w:rFonts w:ascii="Century Gothic" w:eastAsia="SimSun" w:hAnsi="Century Gothic" w:cs="SimSun"/>
                <w:sz w:val="28"/>
                <w:szCs w:val="28"/>
              </w:rPr>
              <w:t>：</w:t>
            </w:r>
            <w:r w:rsidRPr="00AF3ED1">
              <w:rPr>
                <w:rFonts w:ascii="Century Gothic" w:eastAsia="SimSun" w:hAnsi="Century Gothic" w:cs="SimSun"/>
                <w:sz w:val="28"/>
                <w:szCs w:val="28"/>
              </w:rPr>
              <w:t>Chen Yiming/Assistant/Client</w:t>
            </w:r>
          </w:p>
        </w:tc>
        <w:tc>
          <w:tcPr>
            <w:tcW w:w="4790" w:type="dxa"/>
          </w:tcPr>
          <w:p w14:paraId="720941AF" w14:textId="08063AF5" w:rsidR="000206B6" w:rsidRPr="00AF3ED1" w:rsidRDefault="000206B6" w:rsidP="000206B6">
            <w:pPr>
              <w:kinsoku/>
              <w:rPr>
                <w:rFonts w:ascii="Century Gothic" w:eastAsia="SimSun" w:hAnsi="Century Gothic" w:cs="SimSun"/>
                <w:sz w:val="28"/>
                <w:szCs w:val="28"/>
              </w:rPr>
            </w:pPr>
          </w:p>
        </w:tc>
      </w:tr>
    </w:tbl>
    <w:p w14:paraId="28358110" w14:textId="77777777" w:rsidR="00C510E7" w:rsidRPr="00AF3ED1" w:rsidRDefault="00C510E7">
      <w:pPr>
        <w:kinsoku/>
        <w:rPr>
          <w:rFonts w:ascii="Century Gothic" w:eastAsia="SimSun" w:hAnsi="Century Gothic" w:cs="SimSun"/>
          <w:sz w:val="28"/>
          <w:szCs w:val="28"/>
        </w:rPr>
      </w:pPr>
    </w:p>
    <w:p w14:paraId="27A4FF5B" w14:textId="77777777" w:rsidR="00C510E7" w:rsidRPr="00AF3ED1" w:rsidRDefault="00C510E7">
      <w:pPr>
        <w:kinsoku/>
        <w:rPr>
          <w:rFonts w:ascii="Century Gothic" w:eastAsia="SimSun" w:hAnsi="Century Gothic" w:cs="SimSun"/>
          <w:sz w:val="28"/>
          <w:szCs w:val="28"/>
        </w:rPr>
      </w:pPr>
    </w:p>
    <w:p w14:paraId="0D5F9F03"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Montas Client:</w:t>
      </w:r>
    </w:p>
    <w:p w14:paraId="2863DE8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lastRenderedPageBreak/>
        <w:t>“Lawyer Chen, your performance today was outstanding! Thank you so much.”</w:t>
      </w:r>
    </w:p>
    <w:p w14:paraId="1A5DA45C" w14:textId="77777777" w:rsidR="000206B6" w:rsidRPr="000206B6" w:rsidRDefault="000206B6" w:rsidP="000206B6">
      <w:pPr>
        <w:kinsoku/>
        <w:rPr>
          <w:rFonts w:ascii="Century Gothic" w:eastAsia="SimSun" w:hAnsi="Century Gothic" w:cs="SimSun"/>
          <w:sz w:val="28"/>
          <w:szCs w:val="28"/>
          <w:lang w:val="en-DE" w:eastAsia="zh-CN"/>
        </w:rPr>
      </w:pPr>
    </w:p>
    <w:p w14:paraId="15772EC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184B05A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“No need to thank me, it’s my job. From the beginning, I told your boss that if I take on this case, our team will give it our all! I might not be the kind of lawyer who guarantees a win at all costs, but at least the benefits we deserve will not be compromised! We’ll win the cases we should win, and the ones we shouldn’t win, we won’t win, haha. By the way, our team member, Xiang Lei, has put a lot of effort into this case (gestures to the assistant). He’s the one who thought of retrieving several key pieces of evidence.”</w:t>
      </w:r>
    </w:p>
    <w:p w14:paraId="1123A9D6" w14:textId="77777777" w:rsidR="000206B6" w:rsidRPr="000206B6" w:rsidRDefault="000206B6" w:rsidP="000206B6">
      <w:pPr>
        <w:kinsoku/>
        <w:rPr>
          <w:rFonts w:ascii="Century Gothic" w:eastAsia="SimSun" w:hAnsi="Century Gothic" w:cs="SimSun"/>
          <w:sz w:val="28"/>
          <w:szCs w:val="28"/>
          <w:lang w:val="en-DE" w:eastAsia="zh-CN"/>
        </w:rPr>
      </w:pPr>
    </w:p>
    <w:p w14:paraId="2037410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Client:</w:t>
      </w:r>
    </w:p>
    <w:p w14:paraId="02C550B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“Yes, after you took on this case, we’ve been full of confidence. Thanks to both of you, the great lawyers. Oh, it’s almost meal time. How about we grab a quick meal and celebrate a little?”</w:t>
      </w:r>
    </w:p>
    <w:p w14:paraId="66B5C99A" w14:textId="77777777" w:rsidR="000206B6" w:rsidRPr="000206B6" w:rsidRDefault="000206B6" w:rsidP="000206B6">
      <w:pPr>
        <w:kinsoku/>
        <w:rPr>
          <w:rFonts w:ascii="Century Gothic" w:eastAsia="SimSun" w:hAnsi="Century Gothic" w:cs="SimSun"/>
          <w:sz w:val="28"/>
          <w:szCs w:val="28"/>
          <w:lang w:val="en-DE" w:eastAsia="zh-CN"/>
        </w:rPr>
      </w:pPr>
    </w:p>
    <w:p w14:paraId="67040C5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215A259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“No need for dinner. First, while we have the advantage in court, the final outcome isn’t guaranteed, and there’s always the chance of something unexpected happening. Second, I’ve still got a lot to do; I missed a few calls during the trial. I’m meeting someone later as well. Once we get the verdict, we can have a celebration drink!”</w:t>
      </w:r>
    </w:p>
    <w:p w14:paraId="1A6116B5" w14:textId="77777777" w:rsidR="000206B6" w:rsidRPr="000206B6" w:rsidRDefault="000206B6" w:rsidP="000206B6">
      <w:pPr>
        <w:kinsoku/>
        <w:rPr>
          <w:rFonts w:ascii="Century Gothic" w:eastAsia="SimSun" w:hAnsi="Century Gothic" w:cs="SimSun"/>
          <w:sz w:val="28"/>
          <w:szCs w:val="28"/>
          <w:lang w:val="en-DE" w:eastAsia="zh-CN"/>
        </w:rPr>
      </w:pPr>
    </w:p>
    <w:p w14:paraId="19B0D31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client shakes hands with Chen Yiming and his assistant, thanks them once more, and bids them farewell.</w:t>
      </w:r>
    </w:p>
    <w:p w14:paraId="7F546B77" w14:textId="77777777" w:rsidR="00C510E7" w:rsidRPr="00AF3ED1" w:rsidRDefault="00C510E7">
      <w:pPr>
        <w:kinsoku/>
        <w:rPr>
          <w:rFonts w:ascii="Century Gothic" w:eastAsia="SimSun" w:hAnsi="Century Gothic" w:cs="SimSun"/>
          <w:sz w:val="28"/>
          <w:szCs w:val="28"/>
          <w:lang w:val="en-DE" w:eastAsia="zh-CN"/>
        </w:rPr>
      </w:pPr>
    </w:p>
    <w:p w14:paraId="64ABB2EF"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0A4B9F9B" w14:textId="77777777">
        <w:trPr>
          <w:trHeight w:val="631"/>
        </w:trPr>
        <w:tc>
          <w:tcPr>
            <w:tcW w:w="4790" w:type="dxa"/>
          </w:tcPr>
          <w:p w14:paraId="29FC5AA9" w14:textId="6962732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Scene 48</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p>
        </w:tc>
        <w:tc>
          <w:tcPr>
            <w:tcW w:w="4790" w:type="dxa"/>
          </w:tcPr>
          <w:p w14:paraId="6D681232"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Time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Shanghai evening rush hour time</w:t>
            </w:r>
          </w:p>
          <w:p w14:paraId="512EC515" w14:textId="4C8F0691" w:rsidR="00C510E7" w:rsidRPr="00AF3ED1" w:rsidRDefault="00C510E7">
            <w:pPr>
              <w:kinsoku/>
              <w:rPr>
                <w:rFonts w:ascii="Century Gothic" w:eastAsia="SimSun" w:hAnsi="Century Gothic" w:cs="SimSun"/>
                <w:sz w:val="28"/>
                <w:szCs w:val="28"/>
                <w:lang w:val="en-DE" w:eastAsia="zh-CN"/>
              </w:rPr>
            </w:pPr>
          </w:p>
        </w:tc>
      </w:tr>
      <w:tr w:rsidR="00C510E7" w:rsidRPr="00AF3ED1" w14:paraId="5FA416E7" w14:textId="77777777">
        <w:trPr>
          <w:trHeight w:val="631"/>
        </w:trPr>
        <w:tc>
          <w:tcPr>
            <w:tcW w:w="4790" w:type="dxa"/>
          </w:tcPr>
          <w:p w14:paraId="1236C325" w14:textId="2B92A9BF"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Charactrrs</w:t>
            </w:r>
            <w:proofErr w:type="spellEnd"/>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59E92101" w14:textId="1E14DA60"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50F7934" w14:textId="77777777" w:rsidR="00C510E7" w:rsidRPr="00AF3ED1" w:rsidRDefault="00C510E7">
      <w:pPr>
        <w:kinsoku/>
        <w:rPr>
          <w:rFonts w:ascii="Century Gothic" w:eastAsia="SimSun" w:hAnsi="Century Gothic" w:cs="SimSun"/>
          <w:sz w:val="28"/>
          <w:szCs w:val="28"/>
        </w:rPr>
      </w:pPr>
    </w:p>
    <w:p w14:paraId="5B3E235A" w14:textId="4EEAA33E"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Shanghai Evening Rush Hour</w:t>
      </w:r>
      <w:r w:rsidR="004330EA">
        <w:rPr>
          <w:rFonts w:ascii="Century Gothic" w:eastAsia="SimSun" w:hAnsi="Century Gothic" w:cs="SimSun"/>
          <w:sz w:val="28"/>
          <w:szCs w:val="28"/>
          <w:lang w:val="en-DE"/>
        </w:rPr>
        <w:t>.</w:t>
      </w:r>
    </w:p>
    <w:p w14:paraId="79DF09D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lastRenderedPageBreak/>
        <w:t>Vehicles are lined up in an orderly fashion, stretching for a long distance.</w:t>
      </w:r>
    </w:p>
    <w:p w14:paraId="7C8A38C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 repeatedly checks the time on his watch.</w:t>
      </w:r>
    </w:p>
    <w:p w14:paraId="5DB10DDF"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He calls Du Wenbo:</w:t>
      </w:r>
    </w:p>
    <w:p w14:paraId="6C6E0D49"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“Hey, Lao Du, you’re on the way, right? It’s so jammed up here.”</w:t>
      </w:r>
    </w:p>
    <w:p w14:paraId="55008B3A" w14:textId="77777777" w:rsidR="000206B6" w:rsidRPr="000206B6" w:rsidRDefault="000206B6" w:rsidP="000206B6">
      <w:pPr>
        <w:kinsoku/>
        <w:rPr>
          <w:rFonts w:ascii="Century Gothic" w:eastAsia="SimSun" w:hAnsi="Century Gothic" w:cs="SimSun"/>
          <w:sz w:val="28"/>
          <w:szCs w:val="28"/>
          <w:lang w:val="en-DE"/>
        </w:rPr>
      </w:pPr>
    </w:p>
    <w:p w14:paraId="10EA048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w:t>
      </w:r>
    </w:p>
    <w:p w14:paraId="7CBC0AA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“You’re on Wukang Road, right? You should still make it; it’s usually just that intersection that gets really congested. I should be there around the same time.”</w:t>
      </w:r>
    </w:p>
    <w:p w14:paraId="54F091B0" w14:textId="77777777" w:rsidR="000206B6" w:rsidRPr="000206B6" w:rsidRDefault="000206B6" w:rsidP="000206B6">
      <w:pPr>
        <w:kinsoku/>
        <w:rPr>
          <w:rFonts w:ascii="Century Gothic" w:eastAsia="SimSun" w:hAnsi="Century Gothic" w:cs="SimSun"/>
          <w:sz w:val="28"/>
          <w:szCs w:val="28"/>
          <w:lang w:val="en-DE"/>
        </w:rPr>
      </w:pPr>
    </w:p>
    <w:p w14:paraId="2C11E6A1"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45C97239"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“Old Wang just called me, saying he’s already there.”</w:t>
      </w:r>
    </w:p>
    <w:p w14:paraId="5C2FD656" w14:textId="77777777" w:rsidR="000206B6" w:rsidRPr="000206B6" w:rsidRDefault="000206B6" w:rsidP="000206B6">
      <w:pPr>
        <w:kinsoku/>
        <w:rPr>
          <w:rFonts w:ascii="Century Gothic" w:eastAsia="SimSun" w:hAnsi="Century Gothic" w:cs="SimSun"/>
          <w:sz w:val="28"/>
          <w:szCs w:val="28"/>
          <w:lang w:val="en-DE"/>
        </w:rPr>
      </w:pPr>
    </w:p>
    <w:p w14:paraId="323E951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w:t>
      </w:r>
    </w:p>
    <w:p w14:paraId="25EA196D"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“Ha, that guy is always late for meetings. What’s going on today? The sun must be rising in the west, huh? He must be sneaking off to meet his old lover, haha.”</w:t>
      </w:r>
    </w:p>
    <w:p w14:paraId="20DE396D" w14:textId="77777777" w:rsidR="000206B6" w:rsidRPr="000206B6" w:rsidRDefault="000206B6" w:rsidP="000206B6">
      <w:pPr>
        <w:kinsoku/>
        <w:rPr>
          <w:rFonts w:ascii="Century Gothic" w:eastAsia="SimSun" w:hAnsi="Century Gothic" w:cs="SimSun"/>
          <w:sz w:val="28"/>
          <w:szCs w:val="28"/>
          <w:lang w:val="en-DE"/>
        </w:rPr>
      </w:pPr>
    </w:p>
    <w:p w14:paraId="084DC16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 continues:</w:t>
      </w:r>
    </w:p>
    <w:p w14:paraId="2A002AE3"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“By the way, I saw your old flame, Du Xinyi, is in the group too. She must be here as well.”</w:t>
      </w:r>
    </w:p>
    <w:p w14:paraId="637A03FB" w14:textId="77777777" w:rsidR="000206B6" w:rsidRPr="000206B6" w:rsidRDefault="000206B6" w:rsidP="000206B6">
      <w:pPr>
        <w:kinsoku/>
        <w:rPr>
          <w:rFonts w:ascii="Century Gothic" w:eastAsia="SimSun" w:hAnsi="Century Gothic" w:cs="SimSun"/>
          <w:sz w:val="28"/>
          <w:szCs w:val="28"/>
          <w:lang w:val="en-DE"/>
        </w:rPr>
      </w:pPr>
    </w:p>
    <w:p w14:paraId="5AF792E4"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66CB2571"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“She said last week she would attend.”</w:t>
      </w:r>
    </w:p>
    <w:p w14:paraId="1A68607B" w14:textId="77777777" w:rsidR="000206B6" w:rsidRPr="000206B6" w:rsidRDefault="000206B6" w:rsidP="000206B6">
      <w:pPr>
        <w:kinsoku/>
        <w:rPr>
          <w:rFonts w:ascii="Century Gothic" w:eastAsia="SimSun" w:hAnsi="Century Gothic" w:cs="SimSun"/>
          <w:sz w:val="28"/>
          <w:szCs w:val="28"/>
          <w:lang w:val="en-DE"/>
        </w:rPr>
      </w:pPr>
    </w:p>
    <w:p w14:paraId="314A0EE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 (grinning mischievously):</w:t>
      </w:r>
    </w:p>
    <w:p w14:paraId="012A5A9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“Oh? She told you alone? Looks like you two have… well… been keeping things under wraps, or should I say, rekindling an old flame? Haha.”</w:t>
      </w:r>
    </w:p>
    <w:p w14:paraId="50E1D57A" w14:textId="77777777" w:rsidR="000206B6" w:rsidRPr="000206B6" w:rsidRDefault="000206B6" w:rsidP="000206B6">
      <w:pPr>
        <w:kinsoku/>
        <w:rPr>
          <w:rFonts w:ascii="Century Gothic" w:eastAsia="SimSun" w:hAnsi="Century Gothic" w:cs="SimSun"/>
          <w:sz w:val="28"/>
          <w:szCs w:val="28"/>
          <w:lang w:val="en-DE"/>
        </w:rPr>
      </w:pPr>
    </w:p>
    <w:p w14:paraId="02C790E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3D0DA15D"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“Stop making stuff up. Why are you always assuming the worst in others? We’ve just recently had some work overlap.”</w:t>
      </w:r>
    </w:p>
    <w:p w14:paraId="4EF44B46" w14:textId="77777777" w:rsidR="000206B6" w:rsidRPr="000206B6" w:rsidRDefault="000206B6" w:rsidP="000206B6">
      <w:pPr>
        <w:kinsoku/>
        <w:rPr>
          <w:rFonts w:ascii="Century Gothic" w:eastAsia="SimSun" w:hAnsi="Century Gothic" w:cs="SimSun"/>
          <w:sz w:val="28"/>
          <w:szCs w:val="28"/>
          <w:lang w:val="en-DE"/>
        </w:rPr>
      </w:pPr>
    </w:p>
    <w:p w14:paraId="0CF888C9"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w:t>
      </w:r>
    </w:p>
    <w:p w14:paraId="35A43E0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“Old flames are hard to forget. You can’t quit the past.”</w:t>
      </w:r>
    </w:p>
    <w:p w14:paraId="78EC05BA" w14:textId="77777777" w:rsidR="000206B6" w:rsidRPr="000206B6" w:rsidRDefault="000206B6" w:rsidP="000206B6">
      <w:pPr>
        <w:kinsoku/>
        <w:rPr>
          <w:rFonts w:ascii="Century Gothic" w:eastAsia="SimSun" w:hAnsi="Century Gothic" w:cs="SimSun"/>
          <w:sz w:val="28"/>
          <w:szCs w:val="28"/>
          <w:lang w:val="en-DE"/>
        </w:rPr>
      </w:pPr>
    </w:p>
    <w:p w14:paraId="11A4AE74"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75C5519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lastRenderedPageBreak/>
        <w:t>“It’s normal to have fond memories, but those pasts have all faded with time. I certainly wouldn’t want to destroy someone’s happy family.”</w:t>
      </w:r>
    </w:p>
    <w:p w14:paraId="2DD8B3BA" w14:textId="77777777" w:rsidR="000206B6" w:rsidRPr="000206B6" w:rsidRDefault="000206B6" w:rsidP="000206B6">
      <w:pPr>
        <w:kinsoku/>
        <w:rPr>
          <w:rFonts w:ascii="Century Gothic" w:eastAsia="SimSun" w:hAnsi="Century Gothic" w:cs="SimSun"/>
          <w:sz w:val="28"/>
          <w:szCs w:val="28"/>
          <w:lang w:val="en-DE"/>
        </w:rPr>
      </w:pPr>
    </w:p>
    <w:p w14:paraId="6D73A92E"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Wenbo:</w:t>
      </w:r>
    </w:p>
    <w:p w14:paraId="092E35E9"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“Hey, you’re being naïve. Didn’t someone say this about reunions? If old classmates don’t break up a couple, what’s the point? Besides, how do you know her marriage is perfect?”</w:t>
      </w:r>
    </w:p>
    <w:p w14:paraId="4CD6EA36" w14:textId="77777777" w:rsidR="000206B6" w:rsidRPr="000206B6" w:rsidRDefault="000206B6" w:rsidP="000206B6">
      <w:pPr>
        <w:kinsoku/>
        <w:rPr>
          <w:rFonts w:ascii="Century Gothic" w:eastAsia="SimSun" w:hAnsi="Century Gothic" w:cs="SimSun"/>
          <w:sz w:val="28"/>
          <w:szCs w:val="28"/>
          <w:lang w:val="en-DE"/>
        </w:rPr>
      </w:pPr>
    </w:p>
    <w:p w14:paraId="6BE3E6CA"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w:t>
      </w:r>
    </w:p>
    <w:p w14:paraId="2119D709"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“Forget it, I still believe in simplicity when it comes to relationships. Though I can’t forget her, I genuinely hope she’s doing well.”</w:t>
      </w:r>
    </w:p>
    <w:p w14:paraId="10A35B81" w14:textId="77777777" w:rsidR="00C510E7" w:rsidRPr="00AF3ED1" w:rsidRDefault="00C510E7">
      <w:pPr>
        <w:kinsoku/>
        <w:rPr>
          <w:rFonts w:ascii="Century Gothic" w:eastAsia="SimSun" w:hAnsi="Century Gothic" w:cs="SimSun"/>
          <w:sz w:val="28"/>
          <w:szCs w:val="28"/>
          <w:lang w:val="en-DE" w:eastAsia="zh-CN"/>
        </w:rPr>
      </w:pPr>
    </w:p>
    <w:p w14:paraId="65FA1936"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9747D5E" w14:textId="77777777">
        <w:trPr>
          <w:trHeight w:val="631"/>
        </w:trPr>
        <w:tc>
          <w:tcPr>
            <w:tcW w:w="4790" w:type="dxa"/>
          </w:tcPr>
          <w:p w14:paraId="46A6130B" w14:textId="5C837F2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27" w:author="JOJO.LEE" w:date="2024-04-27T18:14:00Z">
              <w:r w:rsidR="00000000" w:rsidRPr="00AF3ED1">
                <w:rPr>
                  <w:rFonts w:ascii="Century Gothic" w:eastAsia="SimSun" w:hAnsi="Century Gothic" w:cs="SimSun"/>
                  <w:sz w:val="28"/>
                  <w:szCs w:val="28"/>
                  <w:lang w:eastAsia="zh-CN"/>
                </w:rPr>
                <w:t>4</w:t>
              </w:r>
            </w:ins>
            <w:r w:rsidR="00000000" w:rsidRPr="00AF3ED1">
              <w:rPr>
                <w:rFonts w:ascii="Century Gothic" w:eastAsia="SimSun" w:hAnsi="Century Gothic" w:cs="SimSun"/>
                <w:sz w:val="28"/>
                <w:szCs w:val="28"/>
                <w:lang w:eastAsia="zh-CN"/>
              </w:rPr>
              <w:t>9</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Xinyi’s Family</w:t>
            </w:r>
          </w:p>
        </w:tc>
        <w:tc>
          <w:tcPr>
            <w:tcW w:w="4790" w:type="dxa"/>
          </w:tcPr>
          <w:p w14:paraId="6C357272" w14:textId="14A8C43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BB62D7F" w14:textId="77777777">
        <w:trPr>
          <w:trHeight w:val="631"/>
        </w:trPr>
        <w:tc>
          <w:tcPr>
            <w:tcW w:w="4790" w:type="dxa"/>
          </w:tcPr>
          <w:p w14:paraId="64FA6606" w14:textId="31D09820"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Character</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w:t>
            </w:r>
          </w:p>
        </w:tc>
        <w:tc>
          <w:tcPr>
            <w:tcW w:w="4790" w:type="dxa"/>
          </w:tcPr>
          <w:p w14:paraId="7528DD14" w14:textId="698D7B1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6FC23E6" w14:textId="77777777" w:rsidR="00C510E7" w:rsidRPr="00AF3ED1" w:rsidRDefault="00C510E7">
      <w:pPr>
        <w:kinsoku/>
        <w:rPr>
          <w:rFonts w:ascii="Century Gothic" w:eastAsia="SimSun" w:hAnsi="Century Gothic" w:cs="SimSun"/>
          <w:sz w:val="28"/>
          <w:szCs w:val="28"/>
          <w:lang w:eastAsia="zh-CN"/>
        </w:rPr>
      </w:pPr>
    </w:p>
    <w:p w14:paraId="53F5997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buying vegetables at the market.</w:t>
      </w:r>
    </w:p>
    <w:p w14:paraId="100E09C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prepares dinner for her family.</w:t>
      </w:r>
    </w:p>
    <w:p w14:paraId="059B02E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Xinyi’s husband and child are eating dinner.</w:t>
      </w:r>
    </w:p>
    <w:p w14:paraId="26CBDE7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selecting a skirt in front of the mirror.</w:t>
      </w:r>
    </w:p>
    <w:p w14:paraId="7622670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drawing her eyebrows.</w:t>
      </w:r>
    </w:p>
    <w:p w14:paraId="20D8462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applying lipstick.</w:t>
      </w:r>
    </w:p>
    <w:p w14:paraId="2408E7C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sprays perfume on herself.</w:t>
      </w:r>
    </w:p>
    <w:p w14:paraId="04B0259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drives through the city.</w:t>
      </w:r>
    </w:p>
    <w:p w14:paraId="3E04B5F8"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246FB87" w14:textId="77777777">
        <w:trPr>
          <w:trHeight w:val="631"/>
        </w:trPr>
        <w:tc>
          <w:tcPr>
            <w:tcW w:w="4790" w:type="dxa"/>
          </w:tcPr>
          <w:p w14:paraId="0E44518D" w14:textId="77777777" w:rsidR="000206B6" w:rsidRPr="00AF3ED1" w:rsidRDefault="000206B6" w:rsidP="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r w:rsidR="00000000" w:rsidRPr="00AF3ED1">
              <w:rPr>
                <w:rFonts w:ascii="Century Gothic" w:eastAsia="SimSun" w:hAnsi="Century Gothic" w:cs="SimSun"/>
                <w:sz w:val="28"/>
                <w:szCs w:val="28"/>
                <w:lang w:eastAsia="zh-CN"/>
              </w:rPr>
              <w:t>50</w:t>
            </w:r>
            <w:r w:rsidR="00000000" w:rsidRPr="00AF3ED1">
              <w:rPr>
                <w:rFonts w:ascii="Century Gothic" w:eastAsia="SimSun" w:hAnsi="Century Gothic" w:cs="SimSun"/>
                <w:sz w:val="28"/>
                <w:szCs w:val="28"/>
              </w:rPr>
              <w:t xml:space="preserve">             </w:t>
            </w:r>
          </w:p>
          <w:p w14:paraId="440D9FE1" w14:textId="4F0858D2"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At the restaurant entrance</w:t>
            </w:r>
          </w:p>
          <w:p w14:paraId="55C5ADA1" w14:textId="59BB5301" w:rsidR="00C510E7" w:rsidRPr="00AF3ED1" w:rsidRDefault="00C510E7">
            <w:pPr>
              <w:kinsoku/>
              <w:rPr>
                <w:rFonts w:ascii="Century Gothic" w:eastAsia="SimSun" w:hAnsi="Century Gothic" w:cs="SimSun"/>
                <w:sz w:val="28"/>
                <w:szCs w:val="28"/>
                <w:lang w:val="en-DE"/>
              </w:rPr>
            </w:pPr>
          </w:p>
        </w:tc>
        <w:tc>
          <w:tcPr>
            <w:tcW w:w="4790" w:type="dxa"/>
          </w:tcPr>
          <w:p w14:paraId="1BA2DEB8" w14:textId="69FDF762"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1749825E" w14:textId="77777777">
        <w:trPr>
          <w:trHeight w:val="631"/>
        </w:trPr>
        <w:tc>
          <w:tcPr>
            <w:tcW w:w="4790" w:type="dxa"/>
          </w:tcPr>
          <w:p w14:paraId="6A06DA43"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Classmates</w:t>
            </w:r>
          </w:p>
          <w:p w14:paraId="082C5D36" w14:textId="23F03700" w:rsidR="00C510E7" w:rsidRPr="00AF3ED1" w:rsidRDefault="00C510E7">
            <w:pPr>
              <w:kinsoku/>
              <w:rPr>
                <w:rFonts w:ascii="Century Gothic" w:eastAsia="SimSun" w:hAnsi="Century Gothic" w:cs="SimSun"/>
                <w:sz w:val="28"/>
                <w:szCs w:val="28"/>
              </w:rPr>
            </w:pPr>
          </w:p>
        </w:tc>
        <w:tc>
          <w:tcPr>
            <w:tcW w:w="4790" w:type="dxa"/>
          </w:tcPr>
          <w:p w14:paraId="29009B10" w14:textId="7FCE4BD0"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7A1B038C" w14:textId="77777777" w:rsidR="00C510E7" w:rsidRPr="00AF3ED1" w:rsidRDefault="00C510E7">
      <w:pPr>
        <w:kinsoku/>
        <w:rPr>
          <w:rFonts w:ascii="Century Gothic" w:eastAsia="SimSun" w:hAnsi="Century Gothic" w:cs="SimSun"/>
          <w:sz w:val="28"/>
          <w:szCs w:val="28"/>
        </w:rPr>
      </w:pPr>
    </w:p>
    <w:p w14:paraId="101495D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At the restaurant entrance, there is a photo board decorated with balloons and a table with snacks.</w:t>
      </w:r>
    </w:p>
    <w:p w14:paraId="00C4A5A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lastRenderedPageBreak/>
        <w:t>△</w:t>
      </w:r>
      <w:r w:rsidRPr="000206B6">
        <w:rPr>
          <w:rFonts w:ascii="Century Gothic" w:eastAsia="SimSun" w:hAnsi="Century Gothic" w:cs="SimSun"/>
          <w:sz w:val="28"/>
          <w:szCs w:val="28"/>
          <w:lang w:val="en-DE" w:eastAsia="zh-CN"/>
        </w:rPr>
        <w:t xml:space="preserve"> Some classmates are holding small plates, choosing desserts.</w:t>
      </w:r>
    </w:p>
    <w:p w14:paraId="1312F37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Most of the classmates are standing in groups of two or three, chatting around the room.</w:t>
      </w:r>
    </w:p>
    <w:p w14:paraId="5914191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A group of lively classmates are gathered in threes and fives, inviting each other to take photos.</w:t>
      </w:r>
    </w:p>
    <w:p w14:paraId="7313776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Everyone exchanges greetings and chats about the changes over the years.</w:t>
      </w:r>
    </w:p>
    <w:p w14:paraId="7EF44750" w14:textId="53918127" w:rsidR="00C510E7" w:rsidRPr="00AF3ED1" w:rsidRDefault="00C510E7">
      <w:pPr>
        <w:kinsoku/>
        <w:rPr>
          <w:rFonts w:ascii="Century Gothic" w:eastAsia="SimSun" w:hAnsi="Century Gothic" w:cs="SimSun"/>
          <w:sz w:val="28"/>
          <w:szCs w:val="28"/>
          <w:lang w:val="en-DE" w:eastAsia="zh-CN"/>
        </w:rPr>
      </w:pPr>
    </w:p>
    <w:p w14:paraId="7C60CA49" w14:textId="77777777" w:rsidR="00C510E7" w:rsidRPr="00AF3ED1" w:rsidRDefault="00C510E7">
      <w:pPr>
        <w:kinsoku/>
        <w:rPr>
          <w:rFonts w:ascii="Century Gothic" w:eastAsia="SimSun" w:hAnsi="Century Gothic" w:cs="SimSun"/>
          <w:sz w:val="28"/>
          <w:szCs w:val="28"/>
          <w:lang w:eastAsia="zh-CN"/>
        </w:rPr>
      </w:pPr>
    </w:p>
    <w:p w14:paraId="283D46E3"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7A84B11" w14:textId="77777777">
        <w:trPr>
          <w:trHeight w:val="631"/>
        </w:trPr>
        <w:tc>
          <w:tcPr>
            <w:tcW w:w="4790" w:type="dxa"/>
          </w:tcPr>
          <w:p w14:paraId="3EDAA1B7" w14:textId="77777777" w:rsidR="000206B6" w:rsidRPr="00AF3ED1" w:rsidRDefault="000206B6" w:rsidP="000206B6">
            <w:pPr>
              <w:kinsoku/>
              <w:rPr>
                <w:rFonts w:ascii="Century Gothic" w:eastAsia="SimSun" w:hAnsi="Century Gothic" w:cs="SimSun"/>
                <w:sz w:val="28"/>
                <w:szCs w:val="28"/>
                <w:lang w:val="en-DE" w:eastAsia="zh-Hans"/>
              </w:rPr>
            </w:pPr>
            <w:r w:rsidRPr="00AF3ED1">
              <w:rPr>
                <w:rFonts w:ascii="Century Gothic" w:eastAsia="SimSun" w:hAnsi="Century Gothic" w:cs="SimSun"/>
                <w:sz w:val="28"/>
                <w:szCs w:val="28"/>
              </w:rPr>
              <w:t xml:space="preserve">Scene </w:t>
            </w:r>
            <w:r w:rsidR="00000000" w:rsidRPr="00AF3ED1">
              <w:rPr>
                <w:rFonts w:ascii="Century Gothic" w:eastAsia="SimSun" w:hAnsi="Century Gothic" w:cs="SimSun"/>
                <w:sz w:val="28"/>
                <w:szCs w:val="28"/>
                <w:lang w:eastAsia="zh-CN"/>
              </w:rPr>
              <w:t>51</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eastAsia="zh-Hans"/>
              </w:rPr>
              <w:t>Banquet Hall</w:t>
            </w:r>
          </w:p>
          <w:p w14:paraId="51D52963" w14:textId="647AAC77" w:rsidR="00C510E7" w:rsidRPr="00AF3ED1" w:rsidRDefault="00C510E7">
            <w:pPr>
              <w:kinsoku/>
              <w:rPr>
                <w:rFonts w:ascii="Century Gothic" w:eastAsia="SimSun" w:hAnsi="Century Gothic" w:cs="SimSun"/>
                <w:sz w:val="28"/>
                <w:szCs w:val="28"/>
                <w:lang w:eastAsia="zh-Hans"/>
              </w:rPr>
            </w:pPr>
          </w:p>
        </w:tc>
        <w:tc>
          <w:tcPr>
            <w:tcW w:w="4790" w:type="dxa"/>
          </w:tcPr>
          <w:p w14:paraId="79A19A45" w14:textId="678B182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130180B5" w14:textId="77777777">
        <w:trPr>
          <w:trHeight w:val="631"/>
        </w:trPr>
        <w:tc>
          <w:tcPr>
            <w:tcW w:w="4790" w:type="dxa"/>
          </w:tcPr>
          <w:p w14:paraId="440791E6" w14:textId="77777777" w:rsidR="000206B6" w:rsidRPr="00AF3ED1" w:rsidRDefault="000206B6" w:rsidP="000206B6">
            <w:pPr>
              <w:kinsoku/>
              <w:rPr>
                <w:rFonts w:ascii="Century Gothic" w:eastAsia="SimSun" w:hAnsi="Century Gothic" w:cs="SimSun"/>
                <w:sz w:val="28"/>
                <w:szCs w:val="28"/>
                <w:lang w:val="en-DE" w:eastAsia="zh-Hans"/>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eastAsia="zh-Hans"/>
              </w:rPr>
              <w:t>Alumni and Teachers</w:t>
            </w:r>
          </w:p>
          <w:p w14:paraId="1E54AAB6" w14:textId="7174ED4F" w:rsidR="00C510E7" w:rsidRPr="00AF3ED1" w:rsidRDefault="00C510E7">
            <w:pPr>
              <w:kinsoku/>
              <w:rPr>
                <w:rFonts w:ascii="Century Gothic" w:eastAsia="SimSun" w:hAnsi="Century Gothic" w:cs="SimSun"/>
                <w:sz w:val="28"/>
                <w:szCs w:val="28"/>
                <w:lang w:eastAsia="zh-Hans"/>
              </w:rPr>
            </w:pPr>
          </w:p>
        </w:tc>
        <w:tc>
          <w:tcPr>
            <w:tcW w:w="4790" w:type="dxa"/>
          </w:tcPr>
          <w:p w14:paraId="3125D24C" w14:textId="19395657"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BB36417" w14:textId="77777777" w:rsidR="00C510E7" w:rsidRPr="00AF3ED1" w:rsidRDefault="00C510E7">
      <w:pPr>
        <w:kinsoku/>
        <w:rPr>
          <w:rFonts w:ascii="Century Gothic" w:eastAsia="SimSun" w:hAnsi="Century Gothic" w:cs="SimSun"/>
          <w:sz w:val="28"/>
          <w:szCs w:val="28"/>
        </w:rPr>
      </w:pPr>
    </w:p>
    <w:p w14:paraId="74FF13FA" w14:textId="1A855525" w:rsidR="000206B6" w:rsidRPr="000206B6" w:rsidRDefault="004330EA" w:rsidP="004330EA">
      <w:pPr>
        <w:pStyle w:val="NormalWeb"/>
        <w:rPr>
          <w:rFonts w:ascii="Century Gothic" w:eastAsia="SimSun" w:hAnsi="Century Gothic" w:cs="SimSun"/>
          <w:sz w:val="28"/>
          <w:szCs w:val="28"/>
          <w:lang w:val="en-DE" w:eastAsia="zh-Hans"/>
        </w:rPr>
      </w:pPr>
      <w:r>
        <w:rPr>
          <w:rFonts w:ascii="Century Gothic" w:eastAsia="SimSun" w:hAnsi="Century Gothic" w:cs="SimSun"/>
          <w:sz w:val="28"/>
          <w:szCs w:val="28"/>
          <w:lang w:val="en-DE" w:eastAsia="zh-Hans"/>
        </w:rPr>
        <w:t>T</w:t>
      </w:r>
      <w:r w:rsidR="000206B6" w:rsidRPr="000206B6">
        <w:rPr>
          <w:rFonts w:ascii="Century Gothic" w:eastAsia="SimSun" w:hAnsi="Century Gothic" w:cs="SimSun"/>
          <w:sz w:val="28"/>
          <w:szCs w:val="28"/>
          <w:lang w:val="en-DE" w:eastAsia="zh-Hans"/>
        </w:rPr>
        <w:t>he banquet hall is designed in a modern architectural style.</w:t>
      </w:r>
    </w:p>
    <w:p w14:paraId="78AE5E2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Circular window panes and intricately carved Roman columns surround the space.</w:t>
      </w:r>
    </w:p>
    <w:p w14:paraId="545F9DA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In the center, a modern LED screen is mounted on the ceiling.</w:t>
      </w:r>
    </w:p>
    <w:p w14:paraId="7330814F"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Every detail reflects the high standards of an alumni reunion for a prestigious century-old school.</w:t>
      </w:r>
    </w:p>
    <w:p w14:paraId="26DDABE3" w14:textId="77777777" w:rsidR="000206B6" w:rsidRPr="000206B6" w:rsidRDefault="000206B6" w:rsidP="004330EA">
      <w:pPr>
        <w:pStyle w:val="NormalWeb"/>
        <w:rPr>
          <w:rFonts w:ascii="Century Gothic" w:eastAsia="SimSun" w:hAnsi="Century Gothic" w:cs="SimSun"/>
          <w:sz w:val="28"/>
          <w:szCs w:val="28"/>
          <w:lang w:val="en-DE" w:eastAsia="zh-Hans"/>
        </w:rPr>
      </w:pPr>
    </w:p>
    <w:p w14:paraId="2117E46E"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 principal stands on stage to give a speech:</w:t>
      </w:r>
    </w:p>
    <w:p w14:paraId="2CA315F2"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“Tonight, we are celebrating the reunion of the Class of 83. Our school is proud of your generosity. Your actions show that your bond with the alma mater remains strong. We hope that you continue to support each other and carry on the excellence of this school in all walks of life. Once again, thank you to all the alumni for coming. I wish this reunion a great success. Enjoy the food and drink!”</w:t>
      </w:r>
    </w:p>
    <w:p w14:paraId="078DB16B" w14:textId="77777777" w:rsidR="000206B6" w:rsidRPr="000206B6" w:rsidRDefault="000206B6" w:rsidP="004330EA">
      <w:pPr>
        <w:pStyle w:val="NormalWeb"/>
        <w:rPr>
          <w:rFonts w:ascii="Century Gothic" w:eastAsia="SimSun" w:hAnsi="Century Gothic" w:cs="SimSun"/>
          <w:sz w:val="28"/>
          <w:szCs w:val="28"/>
          <w:lang w:val="en-DE" w:eastAsia="zh-Hans"/>
        </w:rPr>
      </w:pPr>
    </w:p>
    <w:p w14:paraId="61DC1ACE"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Xinyi’s classmates are seated at two tables on the right side.</w:t>
      </w:r>
    </w:p>
    <w:p w14:paraId="53FD2EDF"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and Chen Yiming are not at the same table.</w:t>
      </w:r>
    </w:p>
    <w:p w14:paraId="32FBF947" w14:textId="77777777" w:rsidR="000206B6" w:rsidRPr="000206B6" w:rsidRDefault="000206B6" w:rsidP="004330EA">
      <w:pPr>
        <w:pStyle w:val="NormalWeb"/>
        <w:rPr>
          <w:rFonts w:ascii="Century Gothic" w:eastAsia="SimSun" w:hAnsi="Century Gothic" w:cs="SimSun"/>
          <w:sz w:val="28"/>
          <w:szCs w:val="28"/>
          <w:lang w:val="en-DE" w:eastAsia="zh-Hans"/>
        </w:rPr>
      </w:pPr>
    </w:p>
    <w:p w14:paraId="0796F196"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 looks around, searching for Du Xinyi.</w:t>
      </w:r>
    </w:p>
    <w:p w14:paraId="44BEC456"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is also looking for Chen Yiming.</w:t>
      </w:r>
    </w:p>
    <w:p w14:paraId="657EDD99"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As the principal finishes the speech, the applause fills the room.</w:t>
      </w:r>
    </w:p>
    <w:p w14:paraId="4F0825ED"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Classmates begin to drink before the food is fully served.</w:t>
      </w:r>
    </w:p>
    <w:p w14:paraId="06A3CBCB" w14:textId="77777777" w:rsidR="000206B6" w:rsidRPr="000206B6" w:rsidRDefault="000206B6" w:rsidP="004330EA">
      <w:pPr>
        <w:pStyle w:val="NormalWeb"/>
        <w:rPr>
          <w:rFonts w:ascii="Century Gothic" w:eastAsia="SimSun" w:hAnsi="Century Gothic" w:cs="SimSun"/>
          <w:sz w:val="28"/>
          <w:szCs w:val="28"/>
          <w:lang w:val="en-DE" w:eastAsia="zh-Hans"/>
        </w:rPr>
      </w:pPr>
    </w:p>
    <w:p w14:paraId="54CDE44A"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Wenbo:</w:t>
      </w:r>
    </w:p>
    <w:p w14:paraId="79BBD7E6"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“Class monitor, let’s get it going!”</w:t>
      </w:r>
    </w:p>
    <w:p w14:paraId="36569DC6" w14:textId="77777777" w:rsidR="000206B6" w:rsidRPr="000206B6" w:rsidRDefault="000206B6" w:rsidP="004330EA">
      <w:pPr>
        <w:pStyle w:val="NormalWeb"/>
        <w:rPr>
          <w:rFonts w:ascii="Century Gothic" w:eastAsia="SimSun" w:hAnsi="Century Gothic" w:cs="SimSun"/>
          <w:sz w:val="28"/>
          <w:szCs w:val="28"/>
          <w:lang w:val="en-DE" w:eastAsia="zh-Hans"/>
        </w:rPr>
      </w:pPr>
    </w:p>
    <w:p w14:paraId="33EF7B23"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w:t>
      </w:r>
    </w:p>
    <w:p w14:paraId="0553CF20"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“Come on, come on, don’t hold back, let’s start with a toast!”</w:t>
      </w:r>
    </w:p>
    <w:p w14:paraId="7B3DB731" w14:textId="77777777" w:rsidR="000206B6" w:rsidRPr="000206B6" w:rsidRDefault="000206B6" w:rsidP="004330EA">
      <w:pPr>
        <w:pStyle w:val="NormalWeb"/>
        <w:rPr>
          <w:rFonts w:ascii="Century Gothic" w:eastAsia="SimSun" w:hAnsi="Century Gothic" w:cs="SimSun"/>
          <w:sz w:val="28"/>
          <w:szCs w:val="28"/>
          <w:lang w:val="en-DE" w:eastAsia="zh-Hans"/>
        </w:rPr>
      </w:pPr>
    </w:p>
    <w:p w14:paraId="09A9D854"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Classmates from the neighboring table join in.</w:t>
      </w:r>
    </w:p>
    <w:p w14:paraId="53DCB5DA"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More than 30 people crowd around, filling the table.</w:t>
      </w:r>
    </w:p>
    <w:p w14:paraId="553953E5" w14:textId="77777777" w:rsidR="000206B6" w:rsidRPr="000206B6" w:rsidRDefault="000206B6" w:rsidP="004330EA">
      <w:pPr>
        <w:pStyle w:val="NormalWeb"/>
        <w:rPr>
          <w:rFonts w:ascii="Century Gothic" w:eastAsia="SimSun" w:hAnsi="Century Gothic" w:cs="SimSun"/>
          <w:sz w:val="28"/>
          <w:szCs w:val="28"/>
          <w:lang w:val="en-DE" w:eastAsia="zh-Hans"/>
        </w:rPr>
      </w:pPr>
    </w:p>
    <w:p w14:paraId="13546105"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Wang Mingyang (teasing):</w:t>
      </w:r>
    </w:p>
    <w:p w14:paraId="271AB4B7"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“A toast to Class 83, Class 8 for another reunion!”</w:t>
      </w:r>
    </w:p>
    <w:p w14:paraId="271FBE50" w14:textId="531B1F3F"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Everyone raises their glasses and cheers: “Cheers!”</w:t>
      </w:r>
    </w:p>
    <w:p w14:paraId="07D4C108"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lastRenderedPageBreak/>
        <w:t>Female Classmate A (hugs Du Xinyi):</w:t>
      </w:r>
    </w:p>
    <w:p w14:paraId="07FE0BB4"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“You haven’t come to a reunion in years, and you still look the same, so beautiful!”</w:t>
      </w:r>
    </w:p>
    <w:p w14:paraId="3813A9E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w:t>
      </w:r>
    </w:p>
    <w:p w14:paraId="40A4A306" w14:textId="528A9A8A"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“Not really, getting older, time doesn’t spare anyone.”</w:t>
      </w:r>
    </w:p>
    <w:p w14:paraId="070EE1A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A:</w:t>
      </w:r>
    </w:p>
    <w:p w14:paraId="0E4A4DF7" w14:textId="2A577421"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“I saw your husband at a conference at the Science and Technology Association recently. I heard his company is preparing to go public. He’s really doing well, and you have a great eye for talent, choosing such a promising partner.”</w:t>
      </w:r>
    </w:p>
    <w:p w14:paraId="539DACE9"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w:t>
      </w:r>
    </w:p>
    <w:p w14:paraId="742BD44C" w14:textId="780EE13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“Thanks to the care of old classmates. If there are any good policies, I hope you can help me out too.”</w:t>
      </w:r>
    </w:p>
    <w:p w14:paraId="507C4BB7"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A:</w:t>
      </w:r>
    </w:p>
    <w:p w14:paraId="5B318230" w14:textId="6DE2E2E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“Of course, no need to say that.”</w:t>
      </w:r>
    </w:p>
    <w:p w14:paraId="155C46A1"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Classmates are toasting and chatting in small groups about how things have changed over the years.</w:t>
      </w:r>
    </w:p>
    <w:p w14:paraId="100E4424"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 while talking to others, occasionally glances at Du Xinyi.</w:t>
      </w:r>
    </w:p>
    <w:p w14:paraId="0E58CEA8"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Unfortunately, Chen Yiming and Wang Mingyang are seated nearby and continue talking.</w:t>
      </w:r>
    </w:p>
    <w:p w14:paraId="1C37934F" w14:textId="3427B5B9"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 hears: “Your husband’s company is going public…” (He feels uneasy.)</w:t>
      </w:r>
    </w:p>
    <w:p w14:paraId="737ADED4" w14:textId="72735325"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Everyone returns to their seats and resumes talking.</w:t>
      </w:r>
    </w:p>
    <w:p w14:paraId="4BC357BC"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A (next to Du Xinyi):</w:t>
      </w:r>
    </w:p>
    <w:p w14:paraId="2009B6B8"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has kept her figure so well, still so beautiful.”</w:t>
      </w:r>
    </w:p>
    <w:p w14:paraId="2FB36824"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lastRenderedPageBreak/>
        <w:t>Female Classmate B:</w:t>
      </w:r>
    </w:p>
    <w:p w14:paraId="25F3F3AF" w14:textId="4D49A395"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“Of course, women who aren’t troubled radiate that pampered energy. Not like us, we’ve had it tough.”</w:t>
      </w:r>
    </w:p>
    <w:p w14:paraId="1AD83B8C"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Wenbo (interrupting, loudly):</w:t>
      </w:r>
    </w:p>
    <w:p w14:paraId="32376126" w14:textId="5A677D66"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“Everyone, quiet down. I have something serious to say. Classmates, our class monitor is single now. Keep that in mind…”</w:t>
      </w:r>
    </w:p>
    <w:p w14:paraId="1196BC35"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Male Classmate F:</w:t>
      </w:r>
    </w:p>
    <w:p w14:paraId="61CC3D93" w14:textId="1D156F9C"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Our Yiming’s white moonlight!”</w:t>
      </w:r>
    </w:p>
    <w:p w14:paraId="73630D29"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A:</w:t>
      </w:r>
    </w:p>
    <w:p w14:paraId="34237F5E" w14:textId="4F42A811"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“She’s doing so well now, her husband’s company is about to go public.”</w:t>
      </w:r>
    </w:p>
    <w:p w14:paraId="50D9F697"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Male Classmate F (joking):</w:t>
      </w:r>
    </w:p>
    <w:p w14:paraId="2A9679F5" w14:textId="4B36713D"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“At reunions, we have to break up a couple! If no one’s broken up, what’s the point of a reunion? Besides, who else could be better than Yiming, who knows her so well, even if her husband’s company is strong?”</w:t>
      </w:r>
    </w:p>
    <w:p w14:paraId="69D185B1"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 laughs along with the others.</w:t>
      </w:r>
    </w:p>
    <w:p w14:paraId="52C247AF" w14:textId="31B65C69"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 group continues to drink and laugh, enjoying the lively atmosphere.</w:t>
      </w:r>
    </w:p>
    <w:p w14:paraId="0244F86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At another table,</w:t>
      </w:r>
    </w:p>
    <w:p w14:paraId="2AFACD4E"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and her best female classmate from high school are also talking about Chen Yiming.</w:t>
      </w:r>
    </w:p>
    <w:p w14:paraId="71173108" w14:textId="02A2FB91"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Their eyes frequently glance at Chen Yiming.</w:t>
      </w:r>
    </w:p>
    <w:p w14:paraId="21C0EE94"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F:</w:t>
      </w:r>
    </w:p>
    <w:p w14:paraId="27FC6451" w14:textId="10589770"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“Why are all these guys still so loud?”</w:t>
      </w:r>
    </w:p>
    <w:p w14:paraId="18A13698"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lastRenderedPageBreak/>
        <w:t>Du Xinyi:</w:t>
      </w:r>
    </w:p>
    <w:p w14:paraId="63068A56" w14:textId="4199AB50"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“Men remain boys until the end.”</w:t>
      </w:r>
    </w:p>
    <w:p w14:paraId="0CF5E7ED"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F:</w:t>
      </w:r>
    </w:p>
    <w:p w14:paraId="36B30476" w14:textId="3F4DFA66"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“I heard Chen Yiming is divorced.”</w:t>
      </w:r>
    </w:p>
    <w:p w14:paraId="0CBEF6F1"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w:t>
      </w:r>
    </w:p>
    <w:p w14:paraId="4137BE68" w14:textId="2D8BFFD6"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“Really?”</w:t>
      </w:r>
    </w:p>
    <w:p w14:paraId="12907386"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Female Classmate F:</w:t>
      </w:r>
    </w:p>
    <w:p w14:paraId="5D04B4C6" w14:textId="6EE273FB"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“There aren’t many reliable middle-aged men who are successful.”</w:t>
      </w:r>
    </w:p>
    <w:p w14:paraId="1897FA08"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 stays silent.</w:t>
      </w:r>
    </w:p>
    <w:p w14:paraId="095C4BD4" w14:textId="008849B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Fortunately, the awkward moment is interrupted when a classmate at the table raises a toast.</w:t>
      </w:r>
    </w:p>
    <w:p w14:paraId="34D5B073"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Chen Yiming, Du Wenbo, and Wang Mingyang are being served drinks by the classmates.</w:t>
      </w:r>
    </w:p>
    <w:p w14:paraId="04DEFA9B"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Their eyes are not on Du Xinyi.</w:t>
      </w:r>
    </w:p>
    <w:p w14:paraId="4488CE00" w14:textId="0780A9C1"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The noisy scene gradually isolates Du Xinyi.</w:t>
      </w:r>
    </w:p>
    <w:p w14:paraId="4F53B9E1" w14:textId="77777777" w:rsidR="000206B6" w:rsidRPr="000206B6" w:rsidRDefault="000206B6" w:rsidP="004330EA">
      <w:pPr>
        <w:pStyle w:val="NormalWeb"/>
        <w:rPr>
          <w:rFonts w:ascii="Century Gothic" w:eastAsia="SimSun" w:hAnsi="Century Gothic" w:cs="SimSun"/>
          <w:sz w:val="28"/>
          <w:szCs w:val="28"/>
          <w:lang w:val="en-DE" w:eastAsia="zh-Hans"/>
        </w:rPr>
      </w:pPr>
      <w:r w:rsidRPr="000206B6">
        <w:rPr>
          <w:rFonts w:ascii="Century Gothic" w:eastAsia="SimSun" w:hAnsi="Century Gothic" w:cs="SimSun"/>
          <w:sz w:val="28"/>
          <w:szCs w:val="28"/>
          <w:lang w:val="en-DE" w:eastAsia="zh-Hans"/>
        </w:rPr>
        <w:t>Du Xinyi’s thoughts seem far away, her mind wandering amidst the celebration around her.</w:t>
      </w:r>
    </w:p>
    <w:p w14:paraId="344EB904" w14:textId="77777777" w:rsidR="00C510E7" w:rsidRPr="00AF3ED1" w:rsidRDefault="00C510E7">
      <w:pPr>
        <w:kinsoku/>
        <w:rPr>
          <w:rFonts w:ascii="Century Gothic" w:eastAsia="SimSun" w:hAnsi="Century Gothic" w:cs="SimSun"/>
          <w:sz w:val="28"/>
          <w:szCs w:val="28"/>
          <w:lang w:eastAsia="zh-CN"/>
        </w:rPr>
      </w:pPr>
    </w:p>
    <w:p w14:paraId="4B1CA359"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15B6FB0" w14:textId="77777777">
        <w:trPr>
          <w:trHeight w:val="631"/>
        </w:trPr>
        <w:tc>
          <w:tcPr>
            <w:tcW w:w="4790" w:type="dxa"/>
          </w:tcPr>
          <w:p w14:paraId="2760A9DB"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lang w:eastAsia="zh-CN"/>
              </w:rPr>
              <w:t xml:space="preserve">Scene </w:t>
            </w:r>
            <w:ins w:id="28" w:author="JOJO.LEE" w:date="2024-04-27T18:18: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2</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Hotel Entrance</w:t>
            </w:r>
          </w:p>
          <w:p w14:paraId="24B35F75" w14:textId="42611006" w:rsidR="00C510E7" w:rsidRPr="00AF3ED1" w:rsidRDefault="00C510E7">
            <w:pPr>
              <w:kinsoku/>
              <w:rPr>
                <w:rFonts w:ascii="Century Gothic" w:eastAsia="SimSun" w:hAnsi="Century Gothic" w:cs="SimSun"/>
                <w:sz w:val="28"/>
                <w:szCs w:val="28"/>
              </w:rPr>
            </w:pPr>
          </w:p>
        </w:tc>
        <w:tc>
          <w:tcPr>
            <w:tcW w:w="4790" w:type="dxa"/>
          </w:tcPr>
          <w:p w14:paraId="1061C1FB" w14:textId="4A9F817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p>
        </w:tc>
      </w:tr>
      <w:tr w:rsidR="00C510E7" w:rsidRPr="00AF3ED1" w14:paraId="41F9DD60" w14:textId="77777777">
        <w:trPr>
          <w:trHeight w:val="631"/>
        </w:trPr>
        <w:tc>
          <w:tcPr>
            <w:tcW w:w="4790" w:type="dxa"/>
          </w:tcPr>
          <w:p w14:paraId="5CE879EE"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Characters</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Family / Chen Yiming / Du Wenbo / Wang Mingyang</w:t>
            </w:r>
          </w:p>
          <w:p w14:paraId="7BD85A92" w14:textId="5D9A9566" w:rsidR="00C510E7" w:rsidRPr="00AF3ED1" w:rsidRDefault="00C510E7">
            <w:pPr>
              <w:kinsoku/>
              <w:rPr>
                <w:rFonts w:ascii="Century Gothic" w:eastAsia="SimSun" w:hAnsi="Century Gothic" w:cs="SimSun"/>
                <w:sz w:val="28"/>
                <w:szCs w:val="28"/>
                <w:lang w:val="en-DE" w:eastAsia="zh-CN"/>
              </w:rPr>
            </w:pPr>
          </w:p>
        </w:tc>
        <w:tc>
          <w:tcPr>
            <w:tcW w:w="4790" w:type="dxa"/>
          </w:tcPr>
          <w:p w14:paraId="3617969D" w14:textId="647DCDE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29AE8BA3" w14:textId="77777777" w:rsidR="00C510E7" w:rsidRPr="00AF3ED1" w:rsidRDefault="00C510E7">
      <w:pPr>
        <w:kinsoku/>
        <w:rPr>
          <w:rFonts w:ascii="Century Gothic" w:eastAsia="SimSun" w:hAnsi="Century Gothic" w:cs="SimSun"/>
          <w:sz w:val="28"/>
          <w:szCs w:val="28"/>
        </w:rPr>
      </w:pPr>
    </w:p>
    <w:p w14:paraId="5ACE06A6"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Hotel Entrance</w:t>
      </w:r>
    </w:p>
    <w:p w14:paraId="2CE1F68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lastRenderedPageBreak/>
        <w:t>Classmates are gathered in small groups, waiting for their rides.</w:t>
      </w:r>
    </w:p>
    <w:p w14:paraId="73BB8C4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 Du Xinyi, Du Wenbo, and Wang Mingyang are standing together, chatting happily. Wang Mingyang looks slightly tipsy.</w:t>
      </w:r>
    </w:p>
    <w:p w14:paraId="7D018DEE" w14:textId="77777777" w:rsidR="000206B6" w:rsidRPr="000206B6" w:rsidRDefault="000206B6" w:rsidP="000206B6">
      <w:pPr>
        <w:kinsoku/>
        <w:rPr>
          <w:rFonts w:ascii="Century Gothic" w:eastAsia="SimSun" w:hAnsi="Century Gothic" w:cs="SimSun"/>
          <w:sz w:val="28"/>
          <w:szCs w:val="28"/>
          <w:lang w:val="en-DE"/>
        </w:rPr>
      </w:pPr>
    </w:p>
    <w:p w14:paraId="3FAED354"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Xinyi’s husband and son arrive in the car to pick her up.</w:t>
      </w:r>
    </w:p>
    <w:p w14:paraId="30EE1EB3"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Cheng Cheng is standing between the two front seats, peeking at his mother.</w:t>
      </w:r>
    </w:p>
    <w:p w14:paraId="3A1C830F"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Xinyi’s husband’s car is in the pickup area, waiting for a few other cars ahead of them.</w:t>
      </w:r>
    </w:p>
    <w:p w14:paraId="72DC9B9B" w14:textId="77777777" w:rsidR="000206B6" w:rsidRPr="000206B6" w:rsidRDefault="000206B6" w:rsidP="000206B6">
      <w:pPr>
        <w:kinsoku/>
        <w:rPr>
          <w:rFonts w:ascii="Century Gothic" w:eastAsia="SimSun" w:hAnsi="Century Gothic" w:cs="SimSun"/>
          <w:sz w:val="28"/>
          <w:szCs w:val="28"/>
          <w:lang w:val="en-DE"/>
        </w:rPr>
      </w:pPr>
    </w:p>
    <w:p w14:paraId="144A7C40"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Du Xinyi’s husband watches them from a distance.</w:t>
      </w:r>
    </w:p>
    <w:p w14:paraId="088D6F28"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His expression is tense, clearly jealous.</w:t>
      </w:r>
    </w:p>
    <w:p w14:paraId="34EE051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Meanwhile, Du Xinyi, with a smile on her face, is happily chatting with Chen Yiming. (The film sound is muted here.)</w:t>
      </w:r>
    </w:p>
    <w:p w14:paraId="2A45CF45" w14:textId="77777777" w:rsidR="000206B6" w:rsidRPr="000206B6" w:rsidRDefault="000206B6" w:rsidP="000206B6">
      <w:pPr>
        <w:kinsoku/>
        <w:rPr>
          <w:rFonts w:ascii="Century Gothic" w:eastAsia="SimSun" w:hAnsi="Century Gothic" w:cs="SimSun"/>
          <w:sz w:val="28"/>
          <w:szCs w:val="28"/>
          <w:lang w:val="en-DE"/>
        </w:rPr>
      </w:pPr>
    </w:p>
    <w:p w14:paraId="532D5F55"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The car arrives, and Du Xinyi waves goodbye to everyone.</w:t>
      </w:r>
    </w:p>
    <w:p w14:paraId="3F785931" w14:textId="77777777" w:rsidR="00C510E7" w:rsidRPr="00AF3ED1" w:rsidRDefault="00C510E7">
      <w:pPr>
        <w:kinsoku/>
        <w:rPr>
          <w:rFonts w:ascii="Century Gothic" w:eastAsia="SimSun" w:hAnsi="Century Gothic" w:cs="SimSun"/>
          <w:sz w:val="28"/>
          <w:szCs w:val="28"/>
          <w:lang w:val="en-DE" w:eastAsia="zh-CN"/>
        </w:rPr>
      </w:pPr>
    </w:p>
    <w:p w14:paraId="07027D21"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A455EBB" w14:textId="77777777">
        <w:trPr>
          <w:trHeight w:val="631"/>
        </w:trPr>
        <w:tc>
          <w:tcPr>
            <w:tcW w:w="4790" w:type="dxa"/>
          </w:tcPr>
          <w:p w14:paraId="058703AE" w14:textId="452B42B1" w:rsidR="00C510E7" w:rsidRPr="00AF3ED1" w:rsidRDefault="000206B6">
            <w:pPr>
              <w:kinsoku/>
              <w:rPr>
                <w:ins w:id="29" w:author="JOJO.LEE" w:date="2024-04-27T18:20:00Z"/>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 xml:space="preserve">Scene </w:t>
            </w:r>
            <w:ins w:id="30" w:author="JOJO.LEE" w:date="2024-04-27T18:20: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 xml:space="preserve">3             </w:t>
            </w:r>
          </w:p>
          <w:p w14:paraId="35C9A395"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Du Xinyi’s Husband in the Car</w:t>
            </w:r>
          </w:p>
          <w:p w14:paraId="27A4CF87" w14:textId="13956D10" w:rsidR="00C510E7" w:rsidRPr="00AF3ED1" w:rsidRDefault="00C510E7">
            <w:pPr>
              <w:kinsoku/>
              <w:rPr>
                <w:rFonts w:ascii="Century Gothic" w:eastAsia="SimSun" w:hAnsi="Century Gothic" w:cs="SimSun"/>
                <w:sz w:val="28"/>
                <w:szCs w:val="28"/>
                <w:lang w:val="en-DE" w:eastAsia="zh-CN"/>
              </w:rPr>
            </w:pPr>
          </w:p>
        </w:tc>
        <w:tc>
          <w:tcPr>
            <w:tcW w:w="4790" w:type="dxa"/>
          </w:tcPr>
          <w:p w14:paraId="78BA330C" w14:textId="63F64133"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0DEB0BA1" w14:textId="77777777">
        <w:trPr>
          <w:trHeight w:val="631"/>
        </w:trPr>
        <w:tc>
          <w:tcPr>
            <w:tcW w:w="4790" w:type="dxa"/>
          </w:tcPr>
          <w:p w14:paraId="03C40632" w14:textId="63540C88"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Du Xinyi’s Husband</w:t>
            </w:r>
            <w:r w:rsidRPr="00AF3ED1">
              <w:rPr>
                <w:rFonts w:ascii="Century Gothic" w:eastAsia="SimSun" w:hAnsi="Century Gothic" w:cs="SimSun"/>
                <w:sz w:val="28"/>
                <w:szCs w:val="28"/>
                <w:lang w:val="en-DE"/>
              </w:rPr>
              <w:t>/</w:t>
            </w:r>
            <w:r w:rsidRPr="00AF3ED1">
              <w:rPr>
                <w:rFonts w:ascii="Century Gothic" w:eastAsia="SimSun" w:hAnsi="Century Gothic" w:cs="SimSun"/>
                <w:sz w:val="28"/>
                <w:szCs w:val="28"/>
                <w:lang w:val="en-DE"/>
              </w:rPr>
              <w:t xml:space="preserve"> </w:t>
            </w:r>
            <w:r w:rsidRPr="00AF3ED1">
              <w:rPr>
                <w:rFonts w:ascii="Century Gothic" w:eastAsia="SimSun" w:hAnsi="Century Gothic" w:cs="SimSun"/>
                <w:sz w:val="28"/>
                <w:szCs w:val="28"/>
                <w:lang w:val="en-DE"/>
              </w:rPr>
              <w:t>Child</w:t>
            </w:r>
          </w:p>
          <w:p w14:paraId="724FD9B6" w14:textId="122E6B42" w:rsidR="00C510E7" w:rsidRPr="00AF3ED1" w:rsidRDefault="00C510E7">
            <w:pPr>
              <w:kinsoku/>
              <w:rPr>
                <w:rFonts w:ascii="Century Gothic" w:eastAsia="SimSun" w:hAnsi="Century Gothic" w:cs="SimSun"/>
                <w:sz w:val="28"/>
                <w:szCs w:val="28"/>
                <w:lang w:val="en-DE"/>
              </w:rPr>
            </w:pPr>
          </w:p>
        </w:tc>
        <w:tc>
          <w:tcPr>
            <w:tcW w:w="4790" w:type="dxa"/>
          </w:tcPr>
          <w:p w14:paraId="7C601AA4" w14:textId="381D4E8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0D29D152" w14:textId="77777777" w:rsidR="00C510E7" w:rsidRPr="00AF3ED1" w:rsidRDefault="00C510E7">
      <w:pPr>
        <w:kinsoku/>
        <w:rPr>
          <w:rFonts w:ascii="Century Gothic" w:eastAsia="SimSun" w:hAnsi="Century Gothic" w:cs="SimSun"/>
          <w:sz w:val="28"/>
          <w:szCs w:val="28"/>
        </w:rPr>
      </w:pPr>
    </w:p>
    <w:p w14:paraId="75F4374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neon lights of Shanghai’s night flash and intertwine, and Du Xinyi’s husband remains silent.</w:t>
      </w:r>
    </w:p>
    <w:p w14:paraId="34F9AF08" w14:textId="77777777" w:rsidR="000206B6" w:rsidRPr="000206B6" w:rsidRDefault="000206B6" w:rsidP="000206B6">
      <w:pPr>
        <w:kinsoku/>
        <w:rPr>
          <w:rFonts w:ascii="Century Gothic" w:eastAsia="SimSun" w:hAnsi="Century Gothic" w:cs="SimSun"/>
          <w:sz w:val="28"/>
          <w:szCs w:val="28"/>
          <w:lang w:val="en-DE" w:eastAsia="zh-CN"/>
        </w:rPr>
      </w:pPr>
    </w:p>
    <w:p w14:paraId="69BC92B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opens and then closes the car window.</w:t>
      </w:r>
    </w:p>
    <w:p w14:paraId="02550A9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seems to sense something.</w:t>
      </w:r>
    </w:p>
    <w:p w14:paraId="138303DE" w14:textId="77777777" w:rsidR="000206B6" w:rsidRPr="000206B6" w:rsidRDefault="000206B6" w:rsidP="000206B6">
      <w:pPr>
        <w:kinsoku/>
        <w:rPr>
          <w:rFonts w:ascii="Century Gothic" w:eastAsia="SimSun" w:hAnsi="Century Gothic" w:cs="SimSun"/>
          <w:sz w:val="28"/>
          <w:szCs w:val="28"/>
          <w:lang w:val="en-DE" w:eastAsia="zh-CN"/>
        </w:rPr>
      </w:pPr>
    </w:p>
    <w:p w14:paraId="24380F0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w:t>
      </w:r>
    </w:p>
    <w:p w14:paraId="15A6476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“Cheng Cheng, did you like the movie tonight?” (She glances at her husband while asking.)</w:t>
      </w:r>
    </w:p>
    <w:p w14:paraId="270F1B68" w14:textId="77777777" w:rsidR="000206B6" w:rsidRPr="000206B6" w:rsidRDefault="000206B6" w:rsidP="000206B6">
      <w:pPr>
        <w:kinsoku/>
        <w:rPr>
          <w:rFonts w:ascii="Century Gothic" w:eastAsia="SimSun" w:hAnsi="Century Gothic" w:cs="SimSun"/>
          <w:sz w:val="28"/>
          <w:szCs w:val="28"/>
          <w:lang w:val="en-DE" w:eastAsia="zh-CN"/>
        </w:rPr>
      </w:pPr>
    </w:p>
    <w:p w14:paraId="099B337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Cheng Cheng:</w:t>
      </w:r>
    </w:p>
    <w:p w14:paraId="2211DEB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 thought it was pretty good. But Dad fell asleep.”</w:t>
      </w:r>
    </w:p>
    <w:p w14:paraId="22997902" w14:textId="77777777" w:rsidR="000206B6" w:rsidRPr="000206B6" w:rsidRDefault="000206B6" w:rsidP="000206B6">
      <w:pPr>
        <w:kinsoku/>
        <w:rPr>
          <w:rFonts w:ascii="Century Gothic" w:eastAsia="SimSun" w:hAnsi="Century Gothic" w:cs="SimSun"/>
          <w:sz w:val="28"/>
          <w:szCs w:val="28"/>
          <w:lang w:val="en-DE" w:eastAsia="zh-CN"/>
        </w:rPr>
      </w:pPr>
    </w:p>
    <w:p w14:paraId="74C3FE7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Xinyi’s Husband:</w:t>
      </w:r>
    </w:p>
    <w:p w14:paraId="1E070D8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“Dad’s tired from work.” (He looks straight ahead, not making eye contact with Du Xinyi.)</w:t>
      </w:r>
    </w:p>
    <w:p w14:paraId="2B886A6B" w14:textId="77777777" w:rsidR="00C510E7" w:rsidRPr="00AF3ED1" w:rsidRDefault="00C510E7">
      <w:pPr>
        <w:kinsoku/>
        <w:rPr>
          <w:rFonts w:ascii="Century Gothic" w:eastAsia="SimSun" w:hAnsi="Century Gothic" w:cs="SimSun"/>
          <w:sz w:val="28"/>
          <w:szCs w:val="28"/>
          <w:lang w:val="en-DE"/>
        </w:rPr>
      </w:pPr>
    </w:p>
    <w:p w14:paraId="2B674431"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6E55A323" w14:textId="77777777">
        <w:trPr>
          <w:trHeight w:val="631"/>
        </w:trPr>
        <w:tc>
          <w:tcPr>
            <w:tcW w:w="4790" w:type="dxa"/>
          </w:tcPr>
          <w:p w14:paraId="33AFE3EB" w14:textId="1FA86D25" w:rsidR="00C510E7" w:rsidRPr="00AF3ED1" w:rsidRDefault="000206B6">
            <w:pPr>
              <w:kinsoku/>
              <w:rPr>
                <w:ins w:id="31" w:author="JOJO.LEE" w:date="2024-04-27T18:21:00Z"/>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 xml:space="preserve">Scene </w:t>
            </w:r>
            <w:ins w:id="32" w:author="JOJO.LEE" w:date="2024-04-27T18:21: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 xml:space="preserve">4             </w:t>
            </w:r>
          </w:p>
          <w:p w14:paraId="701BEACE"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Shanghai, Chen Yiming’s Parents’ Home</w:t>
            </w:r>
          </w:p>
          <w:p w14:paraId="7DC77939" w14:textId="7A0BD3D9" w:rsidR="00C510E7" w:rsidRPr="00AF3ED1" w:rsidRDefault="00C510E7">
            <w:pPr>
              <w:kinsoku/>
              <w:rPr>
                <w:rFonts w:ascii="Century Gothic" w:eastAsia="SimSun" w:hAnsi="Century Gothic" w:cs="SimSun"/>
                <w:sz w:val="28"/>
                <w:szCs w:val="28"/>
                <w:lang w:val="en-DE" w:eastAsia="zh-CN"/>
              </w:rPr>
            </w:pPr>
          </w:p>
        </w:tc>
        <w:tc>
          <w:tcPr>
            <w:tcW w:w="4790" w:type="dxa"/>
          </w:tcPr>
          <w:p w14:paraId="68826B27" w14:textId="665AB892"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11EC71B6" w14:textId="77777777">
        <w:trPr>
          <w:trHeight w:val="631"/>
        </w:trPr>
        <w:tc>
          <w:tcPr>
            <w:tcW w:w="4790" w:type="dxa"/>
          </w:tcPr>
          <w:p w14:paraId="3C0791CF"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Chen Yiming and his Mothe</w:t>
            </w:r>
          </w:p>
          <w:p w14:paraId="66606C19" w14:textId="097177F6" w:rsidR="00C510E7" w:rsidRPr="00AF3ED1" w:rsidRDefault="00C510E7">
            <w:pPr>
              <w:kinsoku/>
              <w:rPr>
                <w:rFonts w:ascii="Century Gothic" w:eastAsia="SimSun" w:hAnsi="Century Gothic" w:cs="SimSun"/>
                <w:sz w:val="28"/>
                <w:szCs w:val="28"/>
                <w:lang w:val="en-DE"/>
              </w:rPr>
            </w:pPr>
          </w:p>
        </w:tc>
        <w:tc>
          <w:tcPr>
            <w:tcW w:w="4790" w:type="dxa"/>
          </w:tcPr>
          <w:p w14:paraId="1C1FFAFD" w14:textId="0E46D50C"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6D316A1" w14:textId="77777777" w:rsidR="00C510E7" w:rsidRPr="00AF3ED1" w:rsidRDefault="00C510E7">
      <w:pPr>
        <w:kinsoku/>
        <w:rPr>
          <w:rFonts w:ascii="Century Gothic" w:eastAsia="SimSun" w:hAnsi="Century Gothic" w:cs="SimSun"/>
          <w:sz w:val="28"/>
          <w:szCs w:val="28"/>
        </w:rPr>
      </w:pPr>
    </w:p>
    <w:p w14:paraId="71779C6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gently opens the door to his home.</w:t>
      </w:r>
    </w:p>
    <w:p w14:paraId="14B7907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TV is on, making a faint sound in the background.</w:t>
      </w:r>
    </w:p>
    <w:p w14:paraId="612E849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Yiming’s mother is asleep on the sofa.</w:t>
      </w:r>
    </w:p>
    <w:p w14:paraId="50A180C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quietly wakes her up.</w:t>
      </w:r>
    </w:p>
    <w:p w14:paraId="5ED5352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His mother goes back to her room to sleep.</w:t>
      </w:r>
    </w:p>
    <w:p w14:paraId="3465904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lights in the living room are still on.</w:t>
      </w:r>
    </w:p>
    <w:p w14:paraId="375CF5F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stands on the balcony, the night view around him, and lights a cigarette.</w:t>
      </w:r>
    </w:p>
    <w:p w14:paraId="06D242C2" w14:textId="77777777" w:rsidR="00C510E7" w:rsidRPr="00AF3ED1" w:rsidRDefault="00C510E7">
      <w:pPr>
        <w:kinsoku/>
        <w:rPr>
          <w:rFonts w:ascii="Century Gothic" w:eastAsia="SimSun" w:hAnsi="Century Gothic" w:cs="SimSun"/>
          <w:sz w:val="28"/>
          <w:szCs w:val="28"/>
          <w:lang w:val="en-DE"/>
        </w:rPr>
      </w:pPr>
    </w:p>
    <w:p w14:paraId="4B57BAA2"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8CC5CF9" w14:textId="77777777">
        <w:trPr>
          <w:trHeight w:val="631"/>
        </w:trPr>
        <w:tc>
          <w:tcPr>
            <w:tcW w:w="4790" w:type="dxa"/>
          </w:tcPr>
          <w:p w14:paraId="7F9FAE7E" w14:textId="52B17E00"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r w:rsidRPr="00AF3ED1">
              <w:rPr>
                <w:rFonts w:ascii="Century Gothic" w:eastAsia="SimSun" w:hAnsi="Century Gothic" w:cs="SimSun"/>
                <w:sz w:val="28"/>
                <w:szCs w:val="28"/>
                <w:lang w:eastAsia="zh-CN"/>
              </w:rPr>
              <w:t>55</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p>
        </w:tc>
        <w:tc>
          <w:tcPr>
            <w:tcW w:w="4790" w:type="dxa"/>
          </w:tcPr>
          <w:p w14:paraId="2BF60937" w14:textId="67E6F0C4"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5A5DBC2E" w14:textId="77777777">
        <w:trPr>
          <w:trHeight w:val="631"/>
        </w:trPr>
        <w:tc>
          <w:tcPr>
            <w:tcW w:w="4790" w:type="dxa"/>
          </w:tcPr>
          <w:p w14:paraId="731775B3" w14:textId="24482C7B"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660B4B89" w14:textId="3EBCE5B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90922C0" w14:textId="77777777" w:rsidR="00C510E7" w:rsidRPr="00AF3ED1" w:rsidRDefault="00C510E7">
      <w:pPr>
        <w:kinsoku/>
        <w:rPr>
          <w:rFonts w:ascii="Century Gothic" w:eastAsia="SimSun" w:hAnsi="Century Gothic" w:cs="SimSun"/>
          <w:sz w:val="28"/>
          <w:szCs w:val="28"/>
        </w:rPr>
      </w:pPr>
    </w:p>
    <w:p w14:paraId="4E870B1F" w14:textId="77777777" w:rsidR="00C510E7" w:rsidRPr="00AF3ED1" w:rsidRDefault="00C510E7">
      <w:pPr>
        <w:kinsoku/>
        <w:rPr>
          <w:rFonts w:ascii="Century Gothic" w:eastAsia="SimSun" w:hAnsi="Century Gothic" w:cs="SimSun"/>
          <w:sz w:val="28"/>
          <w:szCs w:val="28"/>
        </w:rPr>
      </w:pPr>
    </w:p>
    <w:p w14:paraId="6F86A47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traffic outside Chen Yiming’s office window is busy, with cars moving in all directions.</w:t>
      </w:r>
    </w:p>
    <w:p w14:paraId="1B5F732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is working late in his office, with snacks and an empty take-out box beside him.</w:t>
      </w:r>
    </w:p>
    <w:p w14:paraId="37D1221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lights outside flicker in the distance, creating a rhythmic dance of shadows.</w:t>
      </w:r>
    </w:p>
    <w:p w14:paraId="6D15A96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is carefully reviewing the document his assistant organized.</w:t>
      </w:r>
    </w:p>
    <w:p w14:paraId="7311384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Suddenly, he gets distracted and is reminded of Du Xinyi. (Flashback: Du Xinyi’s captivating face as they danced.)</w:t>
      </w:r>
    </w:p>
    <w:p w14:paraId="76A8BD8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lastRenderedPageBreak/>
        <w:t>Chen Yiming puts the document down, rubbing his eyes and face.</w:t>
      </w:r>
    </w:p>
    <w:p w14:paraId="427AE33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stands up and begins to walk around.</w:t>
      </w:r>
    </w:p>
    <w:p w14:paraId="7F6C923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walks to the window, takes a sip of water, and looks out at the night view.</w:t>
      </w:r>
    </w:p>
    <w:p w14:paraId="0332603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sends a message to Du Xinyi:</w:t>
      </w:r>
    </w:p>
    <w:p w14:paraId="3EA2BB3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“I’m back in Beijing. I have an impromptu meeting, so I can only take you out next time. Take care of yourself.”</w:t>
      </w:r>
    </w:p>
    <w:p w14:paraId="7ADDD9A5" w14:textId="77777777" w:rsidR="00C510E7" w:rsidRPr="00AF3ED1" w:rsidRDefault="00C510E7">
      <w:pPr>
        <w:kinsoku/>
        <w:rPr>
          <w:rFonts w:ascii="Century Gothic" w:eastAsia="SimSun" w:hAnsi="Century Gothic" w:cs="SimSun"/>
          <w:sz w:val="28"/>
          <w:szCs w:val="28"/>
          <w:lang w:eastAsia="zh-CN"/>
        </w:rPr>
      </w:pPr>
    </w:p>
    <w:p w14:paraId="2BF37686"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04EEDE0A" w14:textId="77777777">
        <w:trPr>
          <w:trHeight w:val="631"/>
        </w:trPr>
        <w:tc>
          <w:tcPr>
            <w:tcW w:w="4790" w:type="dxa"/>
          </w:tcPr>
          <w:p w14:paraId="3616AE8C" w14:textId="31FDB25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33" w:author="JOJO.LEE" w:date="2024-04-27T18:28: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6</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r w:rsidRPr="00AF3ED1">
              <w:rPr>
                <w:rFonts w:ascii="Century Gothic" w:eastAsia="SimSun" w:hAnsi="Century Gothic" w:cs="SimSun"/>
                <w:sz w:val="28"/>
                <w:szCs w:val="28"/>
              </w:rPr>
              <w:t xml:space="preserve"> </w:t>
            </w:r>
          </w:p>
        </w:tc>
        <w:tc>
          <w:tcPr>
            <w:tcW w:w="4790" w:type="dxa"/>
          </w:tcPr>
          <w:p w14:paraId="1F330FB9" w14:textId="086092C8"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56466D8E" w14:textId="77777777">
        <w:trPr>
          <w:trHeight w:val="631"/>
        </w:trPr>
        <w:tc>
          <w:tcPr>
            <w:tcW w:w="4790" w:type="dxa"/>
          </w:tcPr>
          <w:p w14:paraId="5AC8D117" w14:textId="320F4064"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 Du Xinyi</w:t>
            </w:r>
          </w:p>
        </w:tc>
        <w:tc>
          <w:tcPr>
            <w:tcW w:w="4790" w:type="dxa"/>
          </w:tcPr>
          <w:p w14:paraId="650A46AE" w14:textId="541BB86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66E5D373" w14:textId="77777777" w:rsidR="00C510E7" w:rsidRPr="00AF3ED1" w:rsidRDefault="00C510E7">
      <w:pPr>
        <w:kinsoku/>
        <w:rPr>
          <w:rFonts w:ascii="Century Gothic" w:eastAsia="SimSun" w:hAnsi="Century Gothic" w:cs="SimSun"/>
          <w:sz w:val="28"/>
          <w:szCs w:val="28"/>
        </w:rPr>
      </w:pPr>
    </w:p>
    <w:p w14:paraId="18193B9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and her husband are watching TV.</w:t>
      </w:r>
    </w:p>
    <w:p w14:paraId="1B10968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It’s quiet between them, the house feels almost empty in its stillness.</w:t>
      </w:r>
    </w:p>
    <w:p w14:paraId="666C98F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glances at her phone, reading a message.</w:t>
      </w:r>
    </w:p>
    <w:p w14:paraId="6F35B56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She deletes the message she was about to send.</w:t>
      </w:r>
    </w:p>
    <w:p w14:paraId="7A7C9FD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quietly enters the bedroom.</w:t>
      </w:r>
    </w:p>
    <w:p w14:paraId="1A0D8F5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She lies on the bed, spreading out in a starfish position.</w:t>
      </w:r>
    </w:p>
    <w:p w14:paraId="1541D7E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stares at Chen Yiming’s message, feeling lost and unsure.</w:t>
      </w:r>
    </w:p>
    <w:p w14:paraId="4943B7AA" w14:textId="62CE1C1C" w:rsidR="00C510E7" w:rsidRPr="00AF3ED1" w:rsidRDefault="00C510E7">
      <w:pPr>
        <w:kinsoku/>
        <w:rPr>
          <w:rFonts w:ascii="Century Gothic" w:eastAsia="SimSun" w:hAnsi="Century Gothic" w:cs="SimSun"/>
          <w:sz w:val="28"/>
          <w:szCs w:val="28"/>
          <w:lang w:val="en-DE" w:eastAsia="zh-CN"/>
        </w:rPr>
      </w:pPr>
    </w:p>
    <w:p w14:paraId="45E9CB73" w14:textId="77777777" w:rsidR="00C510E7" w:rsidRPr="00AF3ED1" w:rsidRDefault="00C510E7">
      <w:pPr>
        <w:kinsoku/>
        <w:rPr>
          <w:rFonts w:ascii="Century Gothic" w:eastAsia="SimSun" w:hAnsi="Century Gothic" w:cs="SimSun"/>
          <w:sz w:val="28"/>
          <w:szCs w:val="28"/>
          <w:lang w:eastAsia="zh-CN"/>
        </w:rPr>
      </w:pPr>
    </w:p>
    <w:p w14:paraId="352EDAB0"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792331D" w14:textId="77777777">
        <w:trPr>
          <w:trHeight w:val="632"/>
        </w:trPr>
        <w:tc>
          <w:tcPr>
            <w:tcW w:w="4790" w:type="dxa"/>
          </w:tcPr>
          <w:p w14:paraId="61885898" w14:textId="3A701702"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34" w:author="JOJO.LEE" w:date="2024-04-27T18:31: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7</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 Beijing</w:t>
            </w:r>
          </w:p>
        </w:tc>
        <w:tc>
          <w:tcPr>
            <w:tcW w:w="4790" w:type="dxa"/>
          </w:tcPr>
          <w:p w14:paraId="46BBA412" w14:textId="60DEF13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39CCF830" w14:textId="77777777">
        <w:trPr>
          <w:trHeight w:val="1254"/>
        </w:trPr>
        <w:tc>
          <w:tcPr>
            <w:tcW w:w="4790" w:type="dxa"/>
          </w:tcPr>
          <w:p w14:paraId="2EBF9A94" w14:textId="27777A8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57971841" w14:textId="08ACEBA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Pr="00AF3ED1">
              <w:rPr>
                <w:rFonts w:ascii="Century Gothic" w:eastAsia="SimSun" w:hAnsi="Century Gothic" w:cs="SimSun"/>
                <w:sz w:val="28"/>
                <w:szCs w:val="28"/>
                <w:lang w:val="en-DE" w:eastAsia="zh-CN"/>
              </w:rPr>
              <w:t>(Play music - the lyrics reflect the emotions, expressing the life of two people living apart) (Indicating the passage of time)</w:t>
            </w:r>
          </w:p>
          <w:p w14:paraId="0799FEB4" w14:textId="5A8A5C30" w:rsidR="00C510E7" w:rsidRPr="00AF3ED1" w:rsidRDefault="00C510E7">
            <w:pPr>
              <w:kinsoku/>
              <w:rPr>
                <w:rFonts w:ascii="Century Gothic" w:eastAsia="SimSun" w:hAnsi="Century Gothic" w:cs="SimSun"/>
                <w:sz w:val="28"/>
                <w:szCs w:val="28"/>
                <w:lang w:val="en-DE" w:eastAsia="zh-CN"/>
              </w:rPr>
            </w:pPr>
          </w:p>
        </w:tc>
      </w:tr>
    </w:tbl>
    <w:p w14:paraId="075A1724" w14:textId="77777777" w:rsidR="00C510E7" w:rsidRPr="00AF3ED1" w:rsidRDefault="00C510E7">
      <w:pPr>
        <w:kinsoku/>
        <w:rPr>
          <w:rFonts w:ascii="Century Gothic" w:eastAsia="SimSun" w:hAnsi="Century Gothic" w:cs="SimSun"/>
          <w:sz w:val="28"/>
          <w:szCs w:val="28"/>
          <w:lang w:eastAsia="zh-CN"/>
        </w:rPr>
      </w:pPr>
    </w:p>
    <w:p w14:paraId="0CAD070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rushing around different places in Beijing.</w:t>
      </w:r>
    </w:p>
    <w:p w14:paraId="64F4600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having a meal with a client.</w:t>
      </w:r>
    </w:p>
    <w:p w14:paraId="0E14D26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drinking coffee with a client.</w:t>
      </w:r>
    </w:p>
    <w:p w14:paraId="4FD75A95"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taking his dog to the downstairs supermarket.</w:t>
      </w:r>
    </w:p>
    <w:p w14:paraId="13BAD85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lastRenderedPageBreak/>
        <w:t>△</w:t>
      </w:r>
      <w:r w:rsidRPr="000206B6">
        <w:rPr>
          <w:rFonts w:ascii="Century Gothic" w:eastAsia="SimSun" w:hAnsi="Century Gothic" w:cs="SimSun"/>
          <w:sz w:val="28"/>
          <w:szCs w:val="28"/>
          <w:lang w:val="en-DE" w:eastAsia="zh-CN"/>
        </w:rPr>
        <w:t xml:space="preserve"> Chen Yiming impatiently talks to his mother on the phone:</w:t>
      </w:r>
    </w:p>
    <w:p w14:paraId="0209CBF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“Stop focusing so much on me. I’ve met that girl. You don’t understand our generation. Just because I like her doesn’t mean she likes me back. I did what you asked, right? I met her, but honestly, there’s no feeling… She’s a lawyer, busier than me. How could we be right for each other? My ex-wife was just the same—she was great, you liked her, her job was stable, but a woman like that just isn’t right for me!”</w:t>
      </w:r>
    </w:p>
    <w:p w14:paraId="4CE24DB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playing soccer with his friends.</w:t>
      </w:r>
    </w:p>
    <w:p w14:paraId="47CC8DB0" w14:textId="77777777" w:rsidR="00C510E7" w:rsidRPr="00AF3ED1" w:rsidRDefault="00C510E7">
      <w:pPr>
        <w:kinsoku/>
        <w:rPr>
          <w:rFonts w:ascii="Century Gothic" w:eastAsia="SimSun" w:hAnsi="Century Gothic" w:cs="SimSun"/>
          <w:sz w:val="28"/>
          <w:szCs w:val="28"/>
          <w:lang w:val="en-DE" w:eastAsia="zh-CN"/>
        </w:rPr>
      </w:pPr>
    </w:p>
    <w:p w14:paraId="0D6470D5"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2B13CC37" w14:textId="77777777">
        <w:trPr>
          <w:trHeight w:val="631"/>
        </w:trPr>
        <w:tc>
          <w:tcPr>
            <w:tcW w:w="4790" w:type="dxa"/>
          </w:tcPr>
          <w:p w14:paraId="61495153" w14:textId="3E3929B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Scene</w:t>
            </w:r>
            <w:r w:rsidR="00000000" w:rsidRPr="00AF3ED1">
              <w:rPr>
                <w:rFonts w:ascii="Century Gothic" w:eastAsia="SimSun" w:hAnsi="Century Gothic" w:cs="SimSun"/>
                <w:sz w:val="28"/>
                <w:szCs w:val="28"/>
              </w:rPr>
              <w:t xml:space="preserve"> </w:t>
            </w:r>
            <w:ins w:id="35" w:author="JOJO.LEE" w:date="2024-04-27T18:35: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8</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Shanghai</w:t>
            </w:r>
            <w:proofErr w:type="spellEnd"/>
          </w:p>
        </w:tc>
        <w:tc>
          <w:tcPr>
            <w:tcW w:w="4790" w:type="dxa"/>
          </w:tcPr>
          <w:p w14:paraId="54C1D4F6" w14:textId="3AEE0388"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Evening</w:t>
            </w:r>
          </w:p>
        </w:tc>
      </w:tr>
      <w:tr w:rsidR="00C510E7" w:rsidRPr="00AF3ED1" w14:paraId="4D2B69AA" w14:textId="77777777">
        <w:trPr>
          <w:trHeight w:val="631"/>
        </w:trPr>
        <w:tc>
          <w:tcPr>
            <w:tcW w:w="4790" w:type="dxa"/>
          </w:tcPr>
          <w:p w14:paraId="318E3492" w14:textId="643CBBD0"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w:t>
            </w:r>
          </w:p>
        </w:tc>
        <w:tc>
          <w:tcPr>
            <w:tcW w:w="4790" w:type="dxa"/>
          </w:tcPr>
          <w:p w14:paraId="4E709625"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(Indicating the passage of time)</w:t>
            </w:r>
          </w:p>
          <w:p w14:paraId="37838FAB" w14:textId="3440A0BA" w:rsidR="00C510E7" w:rsidRPr="00AF3ED1" w:rsidRDefault="00C510E7">
            <w:pPr>
              <w:kinsoku/>
              <w:rPr>
                <w:rFonts w:ascii="Century Gothic" w:eastAsia="SimSun" w:hAnsi="Century Gothic" w:cs="SimSun"/>
                <w:sz w:val="28"/>
                <w:szCs w:val="28"/>
                <w:lang w:eastAsia="zh-CN"/>
              </w:rPr>
            </w:pPr>
          </w:p>
        </w:tc>
      </w:tr>
    </w:tbl>
    <w:p w14:paraId="158170BB" w14:textId="77777777" w:rsidR="00C510E7" w:rsidRPr="00AF3ED1" w:rsidRDefault="00C510E7">
      <w:pPr>
        <w:kinsoku/>
        <w:rPr>
          <w:rFonts w:ascii="Century Gothic" w:eastAsia="SimSun" w:hAnsi="Century Gothic" w:cs="SimSun"/>
          <w:sz w:val="28"/>
          <w:szCs w:val="28"/>
          <w:lang w:eastAsia="zh-CN"/>
        </w:rPr>
      </w:pPr>
    </w:p>
    <w:p w14:paraId="0557E15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and her husband are arguing.</w:t>
      </w:r>
    </w:p>
    <w:p w14:paraId="176DB9A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Xinyi’s family is happily making a cake together.</w:t>
      </w:r>
    </w:p>
    <w:p w14:paraId="677801B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chatting with an artist at the entrance of an exhibition.</w:t>
      </w:r>
    </w:p>
    <w:p w14:paraId="01E7100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takes a group photo with her friends at the exhibition.</w:t>
      </w:r>
    </w:p>
    <w:p w14:paraId="185F36D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busy at the gallery.</w:t>
      </w:r>
    </w:p>
    <w:p w14:paraId="17C6819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Du Xinyi is painting with her son.</w:t>
      </w:r>
    </w:p>
    <w:p w14:paraId="284F73E0"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591C7226" w14:textId="77777777">
        <w:trPr>
          <w:trHeight w:val="631"/>
        </w:trPr>
        <w:tc>
          <w:tcPr>
            <w:tcW w:w="4790" w:type="dxa"/>
          </w:tcPr>
          <w:p w14:paraId="0B1D3178" w14:textId="676F607A" w:rsidR="00C510E7" w:rsidRPr="00AF3ED1" w:rsidRDefault="000206B6">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eastAsia="zh-CN"/>
              </w:rPr>
              <w:t xml:space="preserve">Scene </w:t>
            </w:r>
            <w:ins w:id="36" w:author="JOJO.LEE" w:date="2024-04-27T18:35:00Z">
              <w:r w:rsidR="00000000" w:rsidRPr="00AF3ED1">
                <w:rPr>
                  <w:rFonts w:ascii="Century Gothic" w:eastAsia="SimSun" w:hAnsi="Century Gothic" w:cs="SimSun"/>
                  <w:sz w:val="28"/>
                  <w:szCs w:val="28"/>
                  <w:lang w:eastAsia="zh-CN"/>
                </w:rPr>
                <w:t>5</w:t>
              </w:r>
            </w:ins>
            <w:r w:rsidR="00000000" w:rsidRPr="00AF3ED1">
              <w:rPr>
                <w:rFonts w:ascii="Century Gothic" w:eastAsia="SimSun" w:hAnsi="Century Gothic" w:cs="SimSun"/>
                <w:sz w:val="28"/>
                <w:szCs w:val="28"/>
                <w:lang w:eastAsia="zh-CN"/>
              </w:rPr>
              <w:t xml:space="preserve">9             </w:t>
            </w: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eastAsia="zh-CN"/>
              </w:rPr>
              <w:t>Shanghai</w:t>
            </w:r>
            <w:r w:rsidR="00000000" w:rsidRPr="00AF3ED1">
              <w:rPr>
                <w:rFonts w:ascii="Century Gothic" w:eastAsia="SimSun" w:hAnsi="Century Gothic" w:cs="SimSun"/>
                <w:sz w:val="28"/>
                <w:szCs w:val="28"/>
                <w:lang w:eastAsia="zh-CN"/>
              </w:rPr>
              <w:t xml:space="preserve">     </w:t>
            </w:r>
            <w:r w:rsidRPr="00AF3ED1">
              <w:rPr>
                <w:rFonts w:ascii="Century Gothic" w:eastAsia="SimSun" w:hAnsi="Century Gothic" w:cs="SimSun"/>
                <w:sz w:val="28"/>
                <w:szCs w:val="28"/>
                <w:lang w:eastAsia="zh-CN"/>
              </w:rPr>
              <w:t>Du Xinyi’s Home</w:t>
            </w:r>
          </w:p>
        </w:tc>
        <w:tc>
          <w:tcPr>
            <w:tcW w:w="4790" w:type="dxa"/>
          </w:tcPr>
          <w:p w14:paraId="79FF7AF1" w14:textId="62A1689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4AEDA2C0" w14:textId="77777777">
        <w:trPr>
          <w:trHeight w:val="631"/>
        </w:trPr>
        <w:tc>
          <w:tcPr>
            <w:tcW w:w="4790" w:type="dxa"/>
          </w:tcPr>
          <w:p w14:paraId="33540CB9" w14:textId="76816ADC"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Du</w:t>
            </w:r>
            <w:proofErr w:type="spellEnd"/>
            <w:r w:rsidRPr="00AF3ED1">
              <w:rPr>
                <w:rFonts w:ascii="Century Gothic" w:eastAsia="SimSun" w:hAnsi="Century Gothic" w:cs="SimSun"/>
                <w:sz w:val="28"/>
                <w:szCs w:val="28"/>
              </w:rPr>
              <w:t xml:space="preserve"> Xinyi</w:t>
            </w:r>
          </w:p>
        </w:tc>
        <w:tc>
          <w:tcPr>
            <w:tcW w:w="4790" w:type="dxa"/>
          </w:tcPr>
          <w:p w14:paraId="3A78E4C8" w14:textId="7ACA6FF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19896E47" w14:textId="77777777" w:rsidR="00C510E7" w:rsidRPr="00AF3ED1" w:rsidRDefault="00C510E7">
      <w:pPr>
        <w:kinsoku/>
        <w:rPr>
          <w:rFonts w:ascii="Century Gothic" w:eastAsia="SimSun" w:hAnsi="Century Gothic" w:cs="SimSun"/>
          <w:sz w:val="28"/>
          <w:szCs w:val="28"/>
        </w:rPr>
      </w:pPr>
    </w:p>
    <w:p w14:paraId="448E699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crouches down, organizing her suitcase.</w:t>
      </w:r>
    </w:p>
    <w:p w14:paraId="26760CC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She sends a message to Chen Yiming:</w:t>
      </w:r>
    </w:p>
    <w:p w14:paraId="19D5850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“I’ll be in Beijing tomorrow. If you’re free, let’s grab a meal together.”</w:t>
      </w:r>
    </w:p>
    <w:p w14:paraId="2F5D9A70" w14:textId="77777777" w:rsidR="000206B6" w:rsidRPr="000206B6" w:rsidRDefault="000206B6" w:rsidP="000206B6">
      <w:pPr>
        <w:kinsoku/>
        <w:rPr>
          <w:rFonts w:ascii="Century Gothic" w:eastAsia="SimSun" w:hAnsi="Century Gothic" w:cs="SimSun"/>
          <w:sz w:val="28"/>
          <w:szCs w:val="28"/>
          <w:lang w:val="en-DE" w:eastAsia="zh-CN"/>
        </w:rPr>
      </w:pPr>
    </w:p>
    <w:p w14:paraId="34FA914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receives a reply from Chen Yiming:</w:t>
      </w:r>
    </w:p>
    <w:p w14:paraId="0BA5364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“Send me your flight number, I’ll pick you up.”</w:t>
      </w:r>
    </w:p>
    <w:p w14:paraId="06FD4B43" w14:textId="77777777" w:rsidR="00C510E7" w:rsidRPr="00AF3ED1" w:rsidRDefault="00C510E7">
      <w:pPr>
        <w:kinsoku/>
        <w:rPr>
          <w:rFonts w:ascii="Century Gothic" w:eastAsia="SimSun" w:hAnsi="Century Gothic" w:cs="SimSun"/>
          <w:sz w:val="28"/>
          <w:szCs w:val="28"/>
          <w:lang w:val="en-DE" w:eastAsia="zh-CN"/>
        </w:rPr>
      </w:pPr>
    </w:p>
    <w:p w14:paraId="3E3CFE6D"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2"/>
        <w:gridCol w:w="3238"/>
        <w:gridCol w:w="4790"/>
      </w:tblGrid>
      <w:tr w:rsidR="00C510E7" w:rsidRPr="00AF3ED1" w14:paraId="5A1C17B4" w14:textId="77777777">
        <w:trPr>
          <w:trHeight w:val="631"/>
        </w:trPr>
        <w:tc>
          <w:tcPr>
            <w:tcW w:w="1552" w:type="dxa"/>
            <w:tcBorders>
              <w:right w:val="nil"/>
            </w:tcBorders>
          </w:tcPr>
          <w:p w14:paraId="44F97CD1" w14:textId="35D892D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 xml:space="preserve">Scene </w:t>
            </w:r>
            <w:r w:rsidR="00000000" w:rsidRPr="00AF3ED1">
              <w:rPr>
                <w:rFonts w:ascii="Century Gothic" w:eastAsia="SimSun" w:hAnsi="Century Gothic" w:cs="SimSun"/>
                <w:sz w:val="28"/>
                <w:szCs w:val="28"/>
                <w:lang w:eastAsia="zh-CN"/>
              </w:rPr>
              <w:t>60</w:t>
            </w:r>
          </w:p>
        </w:tc>
        <w:tc>
          <w:tcPr>
            <w:tcW w:w="3238" w:type="dxa"/>
            <w:tcBorders>
              <w:left w:val="nil"/>
            </w:tcBorders>
          </w:tcPr>
          <w:p w14:paraId="6A5516B7"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Beijing Airport</w:t>
            </w:r>
          </w:p>
          <w:p w14:paraId="32363EA9" w14:textId="5D555B19" w:rsidR="00C510E7" w:rsidRPr="00AF3ED1" w:rsidRDefault="00C510E7">
            <w:pPr>
              <w:kinsoku/>
              <w:rPr>
                <w:rFonts w:ascii="Century Gothic" w:eastAsia="SimSun" w:hAnsi="Century Gothic" w:cs="SimSun"/>
                <w:sz w:val="28"/>
                <w:szCs w:val="28"/>
              </w:rPr>
            </w:pPr>
          </w:p>
        </w:tc>
        <w:tc>
          <w:tcPr>
            <w:tcW w:w="4790" w:type="dxa"/>
          </w:tcPr>
          <w:p w14:paraId="660E9FFA" w14:textId="1D7E966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04B6DF98" w14:textId="77777777">
        <w:trPr>
          <w:trHeight w:val="631"/>
        </w:trPr>
        <w:tc>
          <w:tcPr>
            <w:tcW w:w="1552" w:type="dxa"/>
            <w:tcBorders>
              <w:right w:val="nil"/>
            </w:tcBorders>
          </w:tcPr>
          <w:p w14:paraId="02C64516" w14:textId="26EF4F67"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p>
        </w:tc>
        <w:tc>
          <w:tcPr>
            <w:tcW w:w="3238" w:type="dxa"/>
            <w:tcBorders>
              <w:left w:val="nil"/>
            </w:tcBorders>
          </w:tcPr>
          <w:p w14:paraId="0B5517AA" w14:textId="146CBEC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t>Chen Yiming/Du Xinyi</w:t>
            </w:r>
          </w:p>
        </w:tc>
        <w:tc>
          <w:tcPr>
            <w:tcW w:w="4790" w:type="dxa"/>
          </w:tcPr>
          <w:p w14:paraId="5A7990DA" w14:textId="26DA1183"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76AC7DB1" w14:textId="77777777" w:rsidR="00C510E7" w:rsidRPr="00AF3ED1" w:rsidRDefault="00C510E7">
      <w:pPr>
        <w:kinsoku/>
        <w:rPr>
          <w:rFonts w:ascii="Century Gothic" w:eastAsia="SimSun" w:hAnsi="Century Gothic" w:cs="SimSun"/>
          <w:sz w:val="28"/>
          <w:szCs w:val="28"/>
        </w:rPr>
      </w:pPr>
    </w:p>
    <w:p w14:paraId="32F51E7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is waiting for Du Xinyi at the airport, holding a bouquet of flowers.</w:t>
      </w:r>
    </w:p>
    <w:p w14:paraId="1DDDA7A2" w14:textId="77777777" w:rsidR="00C510E7" w:rsidRPr="00AF3ED1" w:rsidRDefault="00C510E7">
      <w:pPr>
        <w:kinsoku/>
        <w:rPr>
          <w:rFonts w:ascii="Century Gothic" w:eastAsia="SimSun" w:hAnsi="Century Gothic" w:cs="SimSun"/>
          <w:sz w:val="28"/>
          <w:szCs w:val="28"/>
          <w:lang w:val="en-DE" w:eastAsia="zh-CN"/>
        </w:rPr>
      </w:pPr>
    </w:p>
    <w:p w14:paraId="5B74C013"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2"/>
        <w:gridCol w:w="3238"/>
        <w:gridCol w:w="4790"/>
      </w:tblGrid>
      <w:tr w:rsidR="00C510E7" w:rsidRPr="00AF3ED1" w14:paraId="2BE06B02" w14:textId="77777777">
        <w:trPr>
          <w:trHeight w:val="631"/>
        </w:trPr>
        <w:tc>
          <w:tcPr>
            <w:tcW w:w="1552" w:type="dxa"/>
            <w:tcBorders>
              <w:right w:val="nil"/>
            </w:tcBorders>
          </w:tcPr>
          <w:p w14:paraId="28F98B05" w14:textId="097F689B"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r w:rsidR="00000000" w:rsidRPr="00AF3ED1">
              <w:rPr>
                <w:rFonts w:ascii="Century Gothic" w:eastAsia="SimSun" w:hAnsi="Century Gothic" w:cs="SimSun"/>
                <w:sz w:val="28"/>
                <w:szCs w:val="28"/>
                <w:lang w:eastAsia="zh-CN"/>
              </w:rPr>
              <w:t>61</w:t>
            </w:r>
          </w:p>
        </w:tc>
        <w:tc>
          <w:tcPr>
            <w:tcW w:w="3238" w:type="dxa"/>
            <w:tcBorders>
              <w:left w:val="nil"/>
            </w:tcBorders>
          </w:tcPr>
          <w:p w14:paraId="22BD11C4" w14:textId="77777777"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Location</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Beijing, Chen Yiming’s Car</w:t>
            </w:r>
          </w:p>
          <w:p w14:paraId="08570ACC" w14:textId="4A5F55DB" w:rsidR="00C510E7" w:rsidRPr="00AF3ED1" w:rsidRDefault="00C510E7">
            <w:pPr>
              <w:kinsoku/>
              <w:rPr>
                <w:rFonts w:ascii="Century Gothic" w:eastAsia="SimSun" w:hAnsi="Century Gothic" w:cs="SimSun"/>
                <w:sz w:val="28"/>
                <w:szCs w:val="28"/>
                <w:lang w:val="en-DE" w:eastAsia="zh-CN"/>
              </w:rPr>
            </w:pPr>
          </w:p>
        </w:tc>
        <w:tc>
          <w:tcPr>
            <w:tcW w:w="4790" w:type="dxa"/>
          </w:tcPr>
          <w:p w14:paraId="0E45EEA2" w14:textId="128A2A8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7DA61413" w14:textId="77777777">
        <w:trPr>
          <w:trHeight w:val="631"/>
        </w:trPr>
        <w:tc>
          <w:tcPr>
            <w:tcW w:w="1552" w:type="dxa"/>
            <w:tcBorders>
              <w:right w:val="nil"/>
            </w:tcBorders>
          </w:tcPr>
          <w:p w14:paraId="5B76015E" w14:textId="434C257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Character: </w:t>
            </w:r>
            <w:proofErr w:type="spellStart"/>
            <w:r w:rsidRPr="00AF3ED1">
              <w:rPr>
                <w:rFonts w:ascii="Century Gothic" w:eastAsia="SimSun" w:hAnsi="Century Gothic" w:cs="SimSun"/>
                <w:sz w:val="28"/>
                <w:szCs w:val="28"/>
              </w:rPr>
              <w:t>ChenYimi</w:t>
            </w:r>
            <w:r w:rsidR="00AF3ED1">
              <w:rPr>
                <w:rFonts w:ascii="Century Gothic" w:eastAsia="SimSun" w:hAnsi="Century Gothic" w:cs="SimSun"/>
                <w:sz w:val="28"/>
                <w:szCs w:val="28"/>
              </w:rPr>
              <w:t>n</w:t>
            </w:r>
            <w:r w:rsidRPr="00AF3ED1">
              <w:rPr>
                <w:rFonts w:ascii="Century Gothic" w:eastAsia="SimSun" w:hAnsi="Century Gothic" w:cs="SimSun"/>
                <w:sz w:val="28"/>
                <w:szCs w:val="28"/>
              </w:rPr>
              <w:t>g</w:t>
            </w:r>
            <w:proofErr w:type="spellEnd"/>
            <w:r w:rsidRPr="00AF3ED1">
              <w:rPr>
                <w:rFonts w:ascii="Century Gothic" w:eastAsia="SimSun" w:hAnsi="Century Gothic" w:cs="SimSun"/>
                <w:sz w:val="28"/>
                <w:szCs w:val="28"/>
              </w:rPr>
              <w:t>/</w:t>
            </w:r>
            <w:r w:rsidR="00AF3ED1">
              <w:rPr>
                <w:rFonts w:ascii="Century Gothic" w:eastAsia="SimSun" w:hAnsi="Century Gothic" w:cs="SimSun"/>
                <w:sz w:val="28"/>
                <w:szCs w:val="28"/>
              </w:rPr>
              <w:t xml:space="preserve"> </w:t>
            </w:r>
            <w:r w:rsidRPr="00AF3ED1">
              <w:rPr>
                <w:rFonts w:ascii="Century Gothic" w:eastAsia="SimSun" w:hAnsi="Century Gothic" w:cs="SimSun"/>
                <w:sz w:val="28"/>
                <w:szCs w:val="28"/>
              </w:rPr>
              <w:t>Du Xinyi</w:t>
            </w:r>
          </w:p>
        </w:tc>
        <w:tc>
          <w:tcPr>
            <w:tcW w:w="3238" w:type="dxa"/>
            <w:tcBorders>
              <w:left w:val="nil"/>
            </w:tcBorders>
          </w:tcPr>
          <w:p w14:paraId="591F6497" w14:textId="1418CC8F" w:rsidR="00C510E7" w:rsidRPr="00AF3ED1" w:rsidRDefault="00C510E7">
            <w:pPr>
              <w:kinsoku/>
              <w:rPr>
                <w:rFonts w:ascii="Century Gothic" w:eastAsia="SimSun" w:hAnsi="Century Gothic" w:cs="SimSun"/>
                <w:sz w:val="28"/>
                <w:szCs w:val="28"/>
              </w:rPr>
            </w:pPr>
          </w:p>
        </w:tc>
        <w:tc>
          <w:tcPr>
            <w:tcW w:w="4790" w:type="dxa"/>
          </w:tcPr>
          <w:p w14:paraId="2462CED9" w14:textId="11CC2CE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675D1469" w14:textId="77777777" w:rsidR="00C510E7" w:rsidRPr="00AF3ED1" w:rsidRDefault="00C510E7">
      <w:pPr>
        <w:kinsoku/>
        <w:rPr>
          <w:rFonts w:ascii="Century Gothic" w:eastAsia="SimSun" w:hAnsi="Century Gothic" w:cs="SimSun"/>
          <w:sz w:val="28"/>
          <w:szCs w:val="28"/>
        </w:rPr>
      </w:pPr>
    </w:p>
    <w:p w14:paraId="78E4F58E" w14:textId="77777777" w:rsidR="00C510E7" w:rsidRPr="00AF3ED1" w:rsidRDefault="00C510E7">
      <w:pPr>
        <w:kinsoku/>
        <w:rPr>
          <w:rFonts w:ascii="Century Gothic" w:eastAsia="SimSun" w:hAnsi="Century Gothic" w:cs="SimSun"/>
          <w:sz w:val="28"/>
          <w:szCs w:val="28"/>
        </w:rPr>
      </w:pPr>
    </w:p>
    <w:p w14:paraId="66E9C85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is driving, with Du Xinyi sitting in the passenger seat. Upbeat music plays in the car.</w:t>
      </w:r>
    </w:p>
    <w:p w14:paraId="31B73A0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They steal glances at each other, their eyes meeting.</w:t>
      </w:r>
    </w:p>
    <w:p w14:paraId="5D38D2A9" w14:textId="77777777" w:rsidR="000206B6" w:rsidRPr="000206B6" w:rsidRDefault="000206B6" w:rsidP="000206B6">
      <w:pPr>
        <w:kinsoku/>
        <w:rPr>
          <w:rFonts w:ascii="Century Gothic" w:eastAsia="SimSun" w:hAnsi="Century Gothic" w:cs="SimSun"/>
          <w:sz w:val="28"/>
          <w:szCs w:val="28"/>
          <w:lang w:val="en-DE" w:eastAsia="zh-CN"/>
        </w:rPr>
      </w:pPr>
    </w:p>
    <w:p w14:paraId="67F6943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79A1786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 guess you’re in Beijing for work?”</w:t>
      </w:r>
    </w:p>
    <w:p w14:paraId="42958AAC" w14:textId="77777777" w:rsidR="000206B6" w:rsidRPr="000206B6" w:rsidRDefault="000206B6" w:rsidP="000206B6">
      <w:pPr>
        <w:kinsoku/>
        <w:rPr>
          <w:rFonts w:ascii="Century Gothic" w:eastAsia="SimSun" w:hAnsi="Century Gothic" w:cs="SimSun"/>
          <w:sz w:val="28"/>
          <w:szCs w:val="28"/>
          <w:lang w:val="en-DE" w:eastAsia="zh-CN"/>
        </w:rPr>
      </w:pPr>
    </w:p>
    <w:p w14:paraId="7DF5AE3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w:t>
      </w:r>
    </w:p>
    <w:p w14:paraId="552A5E7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“Isn’t that obvious?”</w:t>
      </w:r>
    </w:p>
    <w:p w14:paraId="55778C58" w14:textId="77777777" w:rsidR="000206B6" w:rsidRPr="000206B6" w:rsidRDefault="000206B6" w:rsidP="000206B6">
      <w:pPr>
        <w:kinsoku/>
        <w:rPr>
          <w:rFonts w:ascii="Century Gothic" w:eastAsia="SimSun" w:hAnsi="Century Gothic" w:cs="SimSun"/>
          <w:sz w:val="28"/>
          <w:szCs w:val="28"/>
          <w:lang w:val="en-DE" w:eastAsia="zh-CN"/>
        </w:rPr>
      </w:pPr>
    </w:p>
    <w:p w14:paraId="664FE8E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22A5E29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“Then I’ll take care of your time while you’re in Beijing.”</w:t>
      </w:r>
    </w:p>
    <w:p w14:paraId="50F1C4EB" w14:textId="77777777" w:rsidR="000206B6" w:rsidRPr="000206B6" w:rsidRDefault="000206B6" w:rsidP="000206B6">
      <w:pPr>
        <w:kinsoku/>
        <w:rPr>
          <w:rFonts w:ascii="Century Gothic" w:eastAsia="SimSun" w:hAnsi="Century Gothic" w:cs="SimSun"/>
          <w:sz w:val="28"/>
          <w:szCs w:val="28"/>
          <w:lang w:val="en-DE" w:eastAsia="zh-CN"/>
        </w:rPr>
      </w:pPr>
    </w:p>
    <w:p w14:paraId="661C48F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car speeds along the East Third Ring Road, the air seemingly filled with a sense of freedom.</w:t>
      </w:r>
    </w:p>
    <w:p w14:paraId="19079508" w14:textId="77777777" w:rsidR="00C510E7" w:rsidRPr="00AF3ED1" w:rsidRDefault="00C510E7">
      <w:pPr>
        <w:kinsoku/>
        <w:rPr>
          <w:rFonts w:ascii="Century Gothic" w:eastAsia="SimSun" w:hAnsi="Century Gothic" w:cs="SimSun"/>
          <w:sz w:val="28"/>
          <w:szCs w:val="28"/>
          <w:lang w:val="en-DE" w:eastAsia="zh-CN"/>
        </w:rPr>
      </w:pPr>
    </w:p>
    <w:p w14:paraId="52ED17CA"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2"/>
        <w:gridCol w:w="3238"/>
        <w:gridCol w:w="4790"/>
      </w:tblGrid>
      <w:tr w:rsidR="00C510E7" w:rsidRPr="00AF3ED1" w14:paraId="2AA80184" w14:textId="77777777">
        <w:trPr>
          <w:trHeight w:val="631"/>
        </w:trPr>
        <w:tc>
          <w:tcPr>
            <w:tcW w:w="1552" w:type="dxa"/>
            <w:tcBorders>
              <w:right w:val="nil"/>
            </w:tcBorders>
          </w:tcPr>
          <w:p w14:paraId="6CB68FF3" w14:textId="2EDE2AB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37" w:author="JOJO.LEE" w:date="2024-04-27T18:46: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2</w:t>
            </w:r>
          </w:p>
        </w:tc>
        <w:tc>
          <w:tcPr>
            <w:tcW w:w="3238" w:type="dxa"/>
            <w:tcBorders>
              <w:left w:val="nil"/>
            </w:tcBorders>
          </w:tcPr>
          <w:p w14:paraId="32BD48E0" w14:textId="33176842"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r w:rsidRPr="00AF3ED1">
              <w:rPr>
                <w:rFonts w:ascii="Century Gothic" w:eastAsia="SimSun" w:hAnsi="Century Gothic" w:cs="SimSun"/>
                <w:sz w:val="28"/>
                <w:szCs w:val="28"/>
              </w:rPr>
              <w:t xml:space="preserve"> Hotel</w:t>
            </w:r>
          </w:p>
        </w:tc>
        <w:tc>
          <w:tcPr>
            <w:tcW w:w="4790" w:type="dxa"/>
          </w:tcPr>
          <w:p w14:paraId="22A18CEC" w14:textId="71521D9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59E1AEC8" w14:textId="77777777">
        <w:trPr>
          <w:trHeight w:val="631"/>
        </w:trPr>
        <w:tc>
          <w:tcPr>
            <w:tcW w:w="1552" w:type="dxa"/>
            <w:tcBorders>
              <w:right w:val="nil"/>
            </w:tcBorders>
          </w:tcPr>
          <w:p w14:paraId="0A4EFF3F" w14:textId="7951AD9C"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w:t>
            </w:r>
          </w:p>
        </w:tc>
        <w:tc>
          <w:tcPr>
            <w:tcW w:w="3238" w:type="dxa"/>
            <w:tcBorders>
              <w:left w:val="nil"/>
            </w:tcBorders>
          </w:tcPr>
          <w:p w14:paraId="13A2C2A5" w14:textId="570B674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t>Chen Yiming/Du Xinyi</w:t>
            </w:r>
          </w:p>
        </w:tc>
        <w:tc>
          <w:tcPr>
            <w:tcW w:w="4790" w:type="dxa"/>
          </w:tcPr>
          <w:p w14:paraId="6611F49A" w14:textId="2FBDE56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41FB0BA4" w14:textId="77777777" w:rsidR="00C510E7" w:rsidRPr="00AF3ED1" w:rsidRDefault="00C510E7">
      <w:pPr>
        <w:kinsoku/>
        <w:rPr>
          <w:rFonts w:ascii="Century Gothic" w:eastAsia="SimSun" w:hAnsi="Century Gothic" w:cs="SimSun"/>
          <w:sz w:val="28"/>
          <w:szCs w:val="28"/>
        </w:rPr>
      </w:pPr>
    </w:p>
    <w:p w14:paraId="24E0A60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lastRenderedPageBreak/>
        <w:t>Hotel Receptionist:</w:t>
      </w:r>
    </w:p>
    <w:p w14:paraId="594EE96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“Please show me both of your IDs.”</w:t>
      </w:r>
    </w:p>
    <w:p w14:paraId="435D2CD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hands her ID to the receptionist. The receptionist looks at Chen Yiming and gestures for him to show his ID.</w:t>
      </w:r>
    </w:p>
    <w:p w14:paraId="688D5FA9" w14:textId="77777777" w:rsidR="000206B6" w:rsidRPr="000206B6" w:rsidRDefault="000206B6" w:rsidP="000206B6">
      <w:pPr>
        <w:kinsoku/>
        <w:rPr>
          <w:rFonts w:ascii="Century Gothic" w:eastAsia="SimSun" w:hAnsi="Century Gothic" w:cs="SimSun"/>
          <w:sz w:val="28"/>
          <w:szCs w:val="28"/>
          <w:lang w:val="en-DE" w:eastAsia="zh-CN"/>
        </w:rPr>
      </w:pPr>
    </w:p>
    <w:p w14:paraId="129BBB6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7B710C3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“She’s the only one staying.”</w:t>
      </w:r>
    </w:p>
    <w:p w14:paraId="3AEDD9B1" w14:textId="77777777" w:rsidR="000206B6" w:rsidRPr="000206B6" w:rsidRDefault="000206B6" w:rsidP="000206B6">
      <w:pPr>
        <w:kinsoku/>
        <w:rPr>
          <w:rFonts w:ascii="Century Gothic" w:eastAsia="SimSun" w:hAnsi="Century Gothic" w:cs="SimSun"/>
          <w:sz w:val="28"/>
          <w:szCs w:val="28"/>
          <w:lang w:val="en-DE" w:eastAsia="zh-CN"/>
        </w:rPr>
      </w:pPr>
    </w:p>
    <w:p w14:paraId="51C53AF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and Chen Yiming share a knowing glance and smile at each other.</w:t>
      </w:r>
    </w:p>
    <w:p w14:paraId="4C74ACE1" w14:textId="77777777" w:rsidR="00C510E7" w:rsidRPr="00AF3ED1" w:rsidRDefault="00C510E7">
      <w:pPr>
        <w:kinsoku/>
        <w:rPr>
          <w:rFonts w:ascii="Century Gothic" w:eastAsia="SimSun" w:hAnsi="Century Gothic" w:cs="SimSun"/>
          <w:sz w:val="28"/>
          <w:szCs w:val="28"/>
          <w:lang w:val="en-DE" w:eastAsia="zh-CN"/>
        </w:rPr>
      </w:pPr>
    </w:p>
    <w:p w14:paraId="331910A7"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2"/>
        <w:gridCol w:w="3238"/>
        <w:gridCol w:w="4790"/>
      </w:tblGrid>
      <w:tr w:rsidR="00C510E7" w:rsidRPr="00AF3ED1" w14:paraId="58816EA7" w14:textId="77777777">
        <w:trPr>
          <w:trHeight w:val="631"/>
        </w:trPr>
        <w:tc>
          <w:tcPr>
            <w:tcW w:w="1552" w:type="dxa"/>
            <w:tcBorders>
              <w:right w:val="nil"/>
            </w:tcBorders>
          </w:tcPr>
          <w:p w14:paraId="63A09322" w14:textId="04E2DE2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38" w:author="JOJO.LEE" w:date="2024-04-27T18:46: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3</w:t>
            </w:r>
          </w:p>
        </w:tc>
        <w:tc>
          <w:tcPr>
            <w:tcW w:w="3238" w:type="dxa"/>
            <w:tcBorders>
              <w:left w:val="nil"/>
            </w:tcBorders>
          </w:tcPr>
          <w:p w14:paraId="04DA0464"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Beijing, Inside the Car</w:t>
            </w:r>
          </w:p>
          <w:p w14:paraId="22396F99" w14:textId="3AE72946" w:rsidR="00C510E7" w:rsidRPr="00AF3ED1" w:rsidRDefault="00C510E7">
            <w:pPr>
              <w:kinsoku/>
              <w:rPr>
                <w:rFonts w:ascii="Century Gothic" w:eastAsia="SimSun" w:hAnsi="Century Gothic" w:cs="SimSun"/>
                <w:sz w:val="28"/>
                <w:szCs w:val="28"/>
                <w:lang w:val="en-DE"/>
              </w:rPr>
            </w:pPr>
          </w:p>
        </w:tc>
        <w:tc>
          <w:tcPr>
            <w:tcW w:w="4790" w:type="dxa"/>
          </w:tcPr>
          <w:p w14:paraId="107AF7CF" w14:textId="78F2C62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F95FC37" w14:textId="77777777">
        <w:trPr>
          <w:trHeight w:val="631"/>
        </w:trPr>
        <w:tc>
          <w:tcPr>
            <w:tcW w:w="1552" w:type="dxa"/>
            <w:tcBorders>
              <w:right w:val="nil"/>
            </w:tcBorders>
          </w:tcPr>
          <w:p w14:paraId="787EEE2E" w14:textId="6EF1A54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p>
        </w:tc>
        <w:tc>
          <w:tcPr>
            <w:tcW w:w="3238" w:type="dxa"/>
            <w:tcBorders>
              <w:left w:val="nil"/>
            </w:tcBorders>
          </w:tcPr>
          <w:p w14:paraId="38846208" w14:textId="7BA0A9A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t>: Chen Yiming/Du Xinyi</w:t>
            </w:r>
          </w:p>
        </w:tc>
        <w:tc>
          <w:tcPr>
            <w:tcW w:w="4790" w:type="dxa"/>
          </w:tcPr>
          <w:p w14:paraId="37028BCA"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Empty shot, showing the state or mood.</w:t>
            </w:r>
          </w:p>
          <w:p w14:paraId="49B1A865" w14:textId="77B99ED1" w:rsidR="00C510E7" w:rsidRPr="00AF3ED1" w:rsidRDefault="00C510E7">
            <w:pPr>
              <w:kinsoku/>
              <w:rPr>
                <w:rFonts w:ascii="Century Gothic" w:eastAsia="SimSun" w:hAnsi="Century Gothic" w:cs="SimSun"/>
                <w:sz w:val="28"/>
                <w:szCs w:val="28"/>
                <w:lang w:val="en-DE"/>
              </w:rPr>
            </w:pPr>
          </w:p>
        </w:tc>
      </w:tr>
    </w:tbl>
    <w:p w14:paraId="77F9956E" w14:textId="77777777" w:rsidR="00C510E7" w:rsidRPr="00AF3ED1" w:rsidRDefault="00C510E7">
      <w:pPr>
        <w:kinsoku/>
        <w:rPr>
          <w:rFonts w:ascii="Century Gothic" w:eastAsia="SimSun" w:hAnsi="Century Gothic" w:cs="SimSun"/>
          <w:sz w:val="28"/>
          <w:szCs w:val="28"/>
        </w:rPr>
      </w:pPr>
    </w:p>
    <w:p w14:paraId="736B8DA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is driving, with Du Xinyi in the car.</w:t>
      </w:r>
    </w:p>
    <w:p w14:paraId="00269B83"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points out places he often visits from the car, such as Liangma River, the China World Trade Center (Guomao), Beihai Park, and Jingshan Street.</w:t>
      </w:r>
    </w:p>
    <w:p w14:paraId="75A6CBBF" w14:textId="6C9DDA9A" w:rsidR="00C510E7" w:rsidRPr="00AF3ED1" w:rsidRDefault="00C510E7">
      <w:pPr>
        <w:kinsoku/>
        <w:rPr>
          <w:rFonts w:ascii="Century Gothic" w:eastAsia="SimSun" w:hAnsi="Century Gothic" w:cs="SimSun"/>
          <w:sz w:val="28"/>
          <w:szCs w:val="28"/>
          <w:lang w:eastAsia="zh-CN"/>
        </w:rPr>
      </w:pPr>
    </w:p>
    <w:p w14:paraId="1EAB044C" w14:textId="77777777" w:rsidR="00C510E7" w:rsidRPr="00AF3ED1" w:rsidRDefault="00C510E7">
      <w:pPr>
        <w:kinsoku/>
        <w:rPr>
          <w:rFonts w:ascii="Century Gothic" w:eastAsia="SimSun" w:hAnsi="Century Gothic" w:cs="SimSun"/>
          <w:sz w:val="28"/>
          <w:szCs w:val="28"/>
          <w:lang w:eastAsia="zh-CN"/>
        </w:rPr>
      </w:pPr>
    </w:p>
    <w:p w14:paraId="21D0A862"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2"/>
        <w:gridCol w:w="3238"/>
        <w:gridCol w:w="4790"/>
      </w:tblGrid>
      <w:tr w:rsidR="00C510E7" w:rsidRPr="00AF3ED1" w14:paraId="40F4A703" w14:textId="77777777">
        <w:trPr>
          <w:trHeight w:val="631"/>
        </w:trPr>
        <w:tc>
          <w:tcPr>
            <w:tcW w:w="1552" w:type="dxa"/>
            <w:tcBorders>
              <w:right w:val="nil"/>
            </w:tcBorders>
          </w:tcPr>
          <w:p w14:paraId="5CD88A19" w14:textId="4DED6E0A"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39" w:author="JOJO.LEE" w:date="2024-04-27T18:47: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4</w:t>
            </w:r>
          </w:p>
        </w:tc>
        <w:tc>
          <w:tcPr>
            <w:tcW w:w="3238" w:type="dxa"/>
            <w:tcBorders>
              <w:left w:val="nil"/>
            </w:tcBorders>
          </w:tcPr>
          <w:p w14:paraId="3D572D20"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Beijing Roast Duck Restaurant</w:t>
            </w:r>
          </w:p>
          <w:p w14:paraId="7A36BA65" w14:textId="546AFC97" w:rsidR="00C510E7" w:rsidRPr="00AF3ED1" w:rsidRDefault="00C510E7">
            <w:pPr>
              <w:kinsoku/>
              <w:rPr>
                <w:rFonts w:ascii="Century Gothic" w:eastAsia="SimSun" w:hAnsi="Century Gothic" w:cs="SimSun"/>
                <w:sz w:val="28"/>
                <w:szCs w:val="28"/>
                <w:lang w:val="en-DE"/>
              </w:rPr>
            </w:pPr>
          </w:p>
        </w:tc>
        <w:tc>
          <w:tcPr>
            <w:tcW w:w="4790" w:type="dxa"/>
          </w:tcPr>
          <w:p w14:paraId="2099A250" w14:textId="689CC0B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68B69F94" w14:textId="77777777">
        <w:trPr>
          <w:trHeight w:val="631"/>
        </w:trPr>
        <w:tc>
          <w:tcPr>
            <w:tcW w:w="1552" w:type="dxa"/>
            <w:tcBorders>
              <w:right w:val="nil"/>
            </w:tcBorders>
          </w:tcPr>
          <w:p w14:paraId="04B7F0AA" w14:textId="22BD772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p>
        </w:tc>
        <w:tc>
          <w:tcPr>
            <w:tcW w:w="3238" w:type="dxa"/>
            <w:tcBorders>
              <w:left w:val="nil"/>
            </w:tcBorders>
          </w:tcPr>
          <w:p w14:paraId="1F9863AE" w14:textId="4F6D33BB"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Chen Yiming/Du Xinyi</w:t>
            </w:r>
          </w:p>
        </w:tc>
        <w:tc>
          <w:tcPr>
            <w:tcW w:w="4790" w:type="dxa"/>
          </w:tcPr>
          <w:p w14:paraId="342DE3E2"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Expressing the mood or state.</w:t>
            </w:r>
          </w:p>
          <w:p w14:paraId="3434CD59" w14:textId="5F8C2E57" w:rsidR="00C510E7" w:rsidRPr="00AF3ED1" w:rsidRDefault="00C510E7">
            <w:pPr>
              <w:kinsoku/>
              <w:rPr>
                <w:rFonts w:ascii="Century Gothic" w:eastAsia="SimSun" w:hAnsi="Century Gothic" w:cs="SimSun"/>
                <w:sz w:val="28"/>
                <w:szCs w:val="28"/>
                <w:lang w:val="en-DE"/>
              </w:rPr>
            </w:pPr>
          </w:p>
        </w:tc>
      </w:tr>
    </w:tbl>
    <w:p w14:paraId="4114DF36" w14:textId="77777777" w:rsidR="00C510E7" w:rsidRPr="00AF3ED1" w:rsidRDefault="00C510E7">
      <w:pPr>
        <w:kinsoku/>
        <w:rPr>
          <w:rFonts w:ascii="Century Gothic" w:eastAsia="SimSun" w:hAnsi="Century Gothic" w:cs="SimSun"/>
          <w:sz w:val="28"/>
          <w:szCs w:val="28"/>
        </w:rPr>
      </w:pPr>
    </w:p>
    <w:p w14:paraId="3338D9F3" w14:textId="77777777" w:rsidR="000206B6" w:rsidRPr="00AF3ED1" w:rsidRDefault="00000000" w:rsidP="000206B6">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eastAsia="zh-CN"/>
        </w:rPr>
        <w:t>△</w:t>
      </w:r>
      <w:r w:rsidR="000206B6" w:rsidRPr="00AF3ED1">
        <w:rPr>
          <w:rFonts w:ascii="Cambria Math" w:eastAsia="SimSun" w:hAnsi="Cambria Math" w:cs="Cambria Math"/>
          <w:sz w:val="28"/>
          <w:szCs w:val="28"/>
          <w:lang w:val="en-DE" w:eastAsia="zh-CN"/>
        </w:rPr>
        <w:t>△</w:t>
      </w:r>
      <w:r w:rsidR="000206B6" w:rsidRPr="00AF3ED1">
        <w:rPr>
          <w:rFonts w:ascii="Century Gothic" w:eastAsia="SimSun" w:hAnsi="Century Gothic" w:cs="SimSun"/>
          <w:sz w:val="28"/>
          <w:szCs w:val="28"/>
          <w:lang w:val="en-DE" w:eastAsia="zh-CN"/>
        </w:rPr>
        <w:t xml:space="preserve"> Chen Yiming teaches Du Xinyi how to eat popping candy and roast duck. Du Xinyi is as happy as a child.</w:t>
      </w:r>
    </w:p>
    <w:p w14:paraId="58C3EA6A" w14:textId="6D47B4F8" w:rsidR="00C510E7" w:rsidRPr="00AF3ED1" w:rsidRDefault="00C510E7">
      <w:pPr>
        <w:kinsoku/>
        <w:rPr>
          <w:rFonts w:ascii="Century Gothic" w:eastAsia="SimSun" w:hAnsi="Century Gothic" w:cs="SimSun"/>
          <w:sz w:val="28"/>
          <w:szCs w:val="28"/>
          <w:lang w:eastAsia="zh-CN"/>
        </w:rPr>
      </w:pPr>
    </w:p>
    <w:p w14:paraId="6F04CF81" w14:textId="77777777" w:rsidR="00C510E7" w:rsidRPr="00AF3ED1" w:rsidRDefault="00C510E7">
      <w:pPr>
        <w:kinsoku/>
        <w:rPr>
          <w:rFonts w:ascii="Century Gothic" w:eastAsia="SimSun" w:hAnsi="Century Gothic" w:cs="SimSun"/>
          <w:sz w:val="28"/>
          <w:szCs w:val="28"/>
          <w:lang w:eastAsia="zh-CN"/>
        </w:rPr>
      </w:pPr>
    </w:p>
    <w:p w14:paraId="26997064"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9"/>
        <w:gridCol w:w="3311"/>
        <w:gridCol w:w="4790"/>
      </w:tblGrid>
      <w:tr w:rsidR="00C510E7" w:rsidRPr="00AF3ED1" w14:paraId="60CDB32D" w14:textId="77777777">
        <w:trPr>
          <w:trHeight w:val="631"/>
        </w:trPr>
        <w:tc>
          <w:tcPr>
            <w:tcW w:w="1479" w:type="dxa"/>
            <w:tcBorders>
              <w:right w:val="nil"/>
            </w:tcBorders>
          </w:tcPr>
          <w:p w14:paraId="67796ECA" w14:textId="577D53F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40" w:author="JOJO.LEE" w:date="2024-04-27T18:48: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5</w:t>
            </w:r>
          </w:p>
        </w:tc>
        <w:tc>
          <w:tcPr>
            <w:tcW w:w="3311" w:type="dxa"/>
            <w:tcBorders>
              <w:left w:val="nil"/>
            </w:tcBorders>
          </w:tcPr>
          <w:p w14:paraId="389C19A5" w14:textId="71F02A4D"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Beijing</w:t>
            </w:r>
            <w:proofErr w:type="spellEnd"/>
            <w:r w:rsidR="00000000" w:rsidRPr="00AF3ED1">
              <w:rPr>
                <w:rFonts w:ascii="Century Gothic" w:eastAsia="SimSun" w:hAnsi="Century Gothic" w:cs="SimSun"/>
                <w:sz w:val="28"/>
                <w:szCs w:val="28"/>
              </w:rPr>
              <w:t xml:space="preserve"> UCCA</w:t>
            </w:r>
          </w:p>
        </w:tc>
        <w:tc>
          <w:tcPr>
            <w:tcW w:w="4790" w:type="dxa"/>
          </w:tcPr>
          <w:p w14:paraId="579095BF" w14:textId="249EB19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Afternoon</w:t>
            </w:r>
          </w:p>
        </w:tc>
      </w:tr>
      <w:tr w:rsidR="00C510E7" w:rsidRPr="00AF3ED1" w14:paraId="54B4B3ED" w14:textId="77777777">
        <w:trPr>
          <w:trHeight w:val="631"/>
        </w:trPr>
        <w:tc>
          <w:tcPr>
            <w:tcW w:w="1479" w:type="dxa"/>
            <w:tcBorders>
              <w:right w:val="nil"/>
            </w:tcBorders>
          </w:tcPr>
          <w:p w14:paraId="4E5FA9AD" w14:textId="0D1A32BF"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Characters</w:t>
            </w:r>
          </w:p>
        </w:tc>
        <w:tc>
          <w:tcPr>
            <w:tcW w:w="3311" w:type="dxa"/>
            <w:tcBorders>
              <w:left w:val="nil"/>
            </w:tcBorders>
          </w:tcPr>
          <w:p w14:paraId="46FD3401" w14:textId="470A856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lang w:eastAsia="zh-CN"/>
              </w:rPr>
              <w:t>: Chen Yiming/Du Xinyi</w:t>
            </w:r>
          </w:p>
        </w:tc>
        <w:tc>
          <w:tcPr>
            <w:tcW w:w="4790" w:type="dxa"/>
          </w:tcPr>
          <w:p w14:paraId="7AC0E240" w14:textId="5AF88B0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33675C8C" w14:textId="77777777" w:rsidR="00C510E7" w:rsidRPr="00AF3ED1" w:rsidRDefault="00C510E7">
      <w:pPr>
        <w:kinsoku/>
        <w:rPr>
          <w:rFonts w:ascii="Century Gothic" w:eastAsia="SimSun" w:hAnsi="Century Gothic" w:cs="SimSun"/>
          <w:sz w:val="28"/>
          <w:szCs w:val="28"/>
        </w:rPr>
      </w:pPr>
    </w:p>
    <w:p w14:paraId="1F562B59" w14:textId="77777777" w:rsidR="00C510E7" w:rsidRPr="00AF3ED1" w:rsidRDefault="00C510E7">
      <w:pPr>
        <w:kinsoku/>
        <w:rPr>
          <w:rFonts w:ascii="Century Gothic" w:eastAsia="SimSun" w:hAnsi="Century Gothic" w:cs="SimSun"/>
          <w:sz w:val="28"/>
          <w:szCs w:val="28"/>
        </w:rPr>
      </w:pPr>
    </w:p>
    <w:p w14:paraId="15C61422"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is waiting for Du Xinyi downstairs.</w:t>
      </w:r>
    </w:p>
    <w:p w14:paraId="6AFF279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599E40B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“Do you feel like it’s high school again?”</w:t>
      </w:r>
    </w:p>
    <w:p w14:paraId="27249DBE"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opens his arm, waiting for Du Xinyi to loop her arm through his.</w:t>
      </w:r>
    </w:p>
    <w:p w14:paraId="42C45AE3"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hooks her arm around Chen Yiming’s.</w:t>
      </w:r>
    </w:p>
    <w:p w14:paraId="01DFA0A4"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two of them walk away, their backs disappearing into the distance.</w:t>
      </w:r>
    </w:p>
    <w:p w14:paraId="0A8AD263" w14:textId="176B9880" w:rsidR="00C510E7" w:rsidRPr="00AF3ED1" w:rsidRDefault="00C510E7">
      <w:pPr>
        <w:kinsoku/>
        <w:rPr>
          <w:rFonts w:ascii="Century Gothic" w:eastAsia="SimSun" w:hAnsi="Century Gothic" w:cs="SimSun"/>
          <w:sz w:val="28"/>
          <w:szCs w:val="28"/>
          <w:lang w:val="en-DE" w:eastAsia="zh-CN"/>
        </w:rPr>
      </w:pPr>
    </w:p>
    <w:p w14:paraId="0AB5DDB6" w14:textId="77777777" w:rsidR="00C510E7" w:rsidRPr="00AF3ED1" w:rsidRDefault="00C510E7">
      <w:pPr>
        <w:kinsoku/>
        <w:rPr>
          <w:rFonts w:ascii="Century Gothic" w:eastAsia="SimSun" w:hAnsi="Century Gothic" w:cs="SimSun"/>
          <w:sz w:val="28"/>
          <w:szCs w:val="28"/>
          <w:lang w:eastAsia="zh-CN"/>
        </w:rPr>
      </w:pPr>
    </w:p>
    <w:p w14:paraId="7E073600"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35"/>
        <w:gridCol w:w="3255"/>
        <w:gridCol w:w="4790"/>
      </w:tblGrid>
      <w:tr w:rsidR="00C510E7" w:rsidRPr="00AF3ED1" w14:paraId="75825EBE" w14:textId="77777777">
        <w:trPr>
          <w:trHeight w:val="631"/>
        </w:trPr>
        <w:tc>
          <w:tcPr>
            <w:tcW w:w="1535" w:type="dxa"/>
            <w:tcBorders>
              <w:right w:val="nil"/>
            </w:tcBorders>
          </w:tcPr>
          <w:p w14:paraId="75AFA89D" w14:textId="1B18218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41" w:author="JOJO.LEE" w:date="2024-04-27T18:49: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6</w:t>
            </w:r>
          </w:p>
        </w:tc>
        <w:tc>
          <w:tcPr>
            <w:tcW w:w="3255" w:type="dxa"/>
            <w:tcBorders>
              <w:left w:val="nil"/>
            </w:tcBorders>
          </w:tcPr>
          <w:p w14:paraId="3E7C9E5F"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Nanluoguxiang (a famous historical alley in Beijing)</w:t>
            </w:r>
          </w:p>
          <w:p w14:paraId="6EE49095" w14:textId="4DD47A1A" w:rsidR="00C510E7" w:rsidRPr="00AF3ED1" w:rsidRDefault="00C510E7">
            <w:pPr>
              <w:kinsoku/>
              <w:rPr>
                <w:rFonts w:ascii="Century Gothic" w:eastAsia="SimSun" w:hAnsi="Century Gothic" w:cs="SimSun"/>
                <w:sz w:val="28"/>
                <w:szCs w:val="28"/>
                <w:lang w:val="en-DE"/>
              </w:rPr>
            </w:pPr>
          </w:p>
        </w:tc>
        <w:tc>
          <w:tcPr>
            <w:tcW w:w="4790" w:type="dxa"/>
          </w:tcPr>
          <w:p w14:paraId="518BA694" w14:textId="75DBA2F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1B43242" w14:textId="77777777">
        <w:trPr>
          <w:trHeight w:val="631"/>
        </w:trPr>
        <w:tc>
          <w:tcPr>
            <w:tcW w:w="1535" w:type="dxa"/>
            <w:tcBorders>
              <w:right w:val="nil"/>
            </w:tcBorders>
          </w:tcPr>
          <w:p w14:paraId="25799D34" w14:textId="158595F8"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Character: </w:t>
            </w:r>
            <w:proofErr w:type="spellStart"/>
            <w:r w:rsidRPr="00AF3ED1">
              <w:rPr>
                <w:rFonts w:ascii="Century Gothic" w:eastAsia="SimSun" w:hAnsi="Century Gothic" w:cs="SimSun"/>
                <w:sz w:val="28"/>
                <w:szCs w:val="28"/>
              </w:rPr>
              <w:t>ChenYimin</w:t>
            </w:r>
            <w:proofErr w:type="spellEnd"/>
            <w:r w:rsidRPr="00AF3ED1">
              <w:rPr>
                <w:rFonts w:ascii="Century Gothic" w:eastAsia="SimSun" w:hAnsi="Century Gothic" w:cs="SimSun"/>
                <w:sz w:val="28"/>
                <w:szCs w:val="28"/>
              </w:rPr>
              <w:t>/Du Xinyi</w:t>
            </w:r>
          </w:p>
        </w:tc>
        <w:tc>
          <w:tcPr>
            <w:tcW w:w="3255" w:type="dxa"/>
            <w:tcBorders>
              <w:left w:val="nil"/>
            </w:tcBorders>
          </w:tcPr>
          <w:p w14:paraId="4590A93C" w14:textId="52130320" w:rsidR="00C510E7" w:rsidRPr="00AF3ED1" w:rsidRDefault="00C510E7">
            <w:pPr>
              <w:kinsoku/>
              <w:rPr>
                <w:rFonts w:ascii="Century Gothic" w:eastAsia="SimSun" w:hAnsi="Century Gothic" w:cs="SimSun"/>
                <w:sz w:val="28"/>
                <w:szCs w:val="28"/>
              </w:rPr>
            </w:pPr>
          </w:p>
        </w:tc>
        <w:tc>
          <w:tcPr>
            <w:tcW w:w="4790" w:type="dxa"/>
          </w:tcPr>
          <w:p w14:paraId="2D2E1717" w14:textId="550E4E79"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lang w:eastAsia="zh-CN"/>
              </w:rPr>
              <w:t>Note</w:t>
            </w:r>
            <w:r w:rsidR="00000000" w:rsidRPr="00AF3ED1">
              <w:rPr>
                <w:rFonts w:ascii="Century Gothic" w:eastAsia="SimSun" w:hAnsi="Century Gothic" w:cs="SimSun"/>
                <w:sz w:val="28"/>
                <w:szCs w:val="28"/>
                <w:lang w:eastAsia="zh-CN"/>
              </w:rPr>
              <w:t>：（</w:t>
            </w:r>
            <w:r w:rsidRPr="00AF3ED1">
              <w:rPr>
                <w:rFonts w:ascii="Century Gothic" w:eastAsia="SimSun" w:hAnsi="Century Gothic" w:cs="SimSun"/>
                <w:sz w:val="28"/>
                <w:szCs w:val="28"/>
                <w:lang w:val="en-DE" w:eastAsia="zh-CN"/>
              </w:rPr>
              <w:t>A series of empty shots to convey the feeling of being in love.</w:t>
            </w:r>
            <w:r w:rsidRPr="00AF3ED1">
              <w:rPr>
                <w:rFonts w:ascii="Century Gothic" w:eastAsia="SimSun" w:hAnsi="Century Gothic" w:cs="SimSun"/>
                <w:sz w:val="28"/>
                <w:szCs w:val="28"/>
                <w:lang w:val="en-DE" w:eastAsia="zh-CN"/>
              </w:rPr>
              <w:t>)</w:t>
            </w:r>
          </w:p>
          <w:p w14:paraId="59B9385D" w14:textId="5C389369" w:rsidR="00C510E7" w:rsidRPr="00AF3ED1" w:rsidRDefault="00C510E7">
            <w:pPr>
              <w:kinsoku/>
              <w:rPr>
                <w:rFonts w:ascii="Century Gothic" w:eastAsia="SimSun" w:hAnsi="Century Gothic" w:cs="SimSun"/>
                <w:sz w:val="28"/>
                <w:szCs w:val="28"/>
                <w:lang w:val="en-DE" w:eastAsia="zh-CN"/>
              </w:rPr>
            </w:pPr>
          </w:p>
        </w:tc>
      </w:tr>
    </w:tbl>
    <w:p w14:paraId="68F8EC16" w14:textId="77777777" w:rsidR="00C510E7" w:rsidRPr="00AF3ED1" w:rsidRDefault="00C510E7">
      <w:pPr>
        <w:kinsoku/>
        <w:rPr>
          <w:rFonts w:ascii="Century Gothic" w:eastAsia="SimSun" w:hAnsi="Century Gothic" w:cs="SimSun"/>
          <w:sz w:val="28"/>
          <w:szCs w:val="28"/>
          <w:lang w:eastAsia="zh-CN"/>
        </w:rPr>
      </w:pPr>
    </w:p>
    <w:p w14:paraId="3085E73A" w14:textId="77777777" w:rsidR="00C510E7" w:rsidRPr="00AF3ED1" w:rsidRDefault="00C510E7">
      <w:pPr>
        <w:kinsoku/>
        <w:rPr>
          <w:rFonts w:ascii="Century Gothic" w:eastAsia="SimSun" w:hAnsi="Century Gothic" w:cs="SimSun"/>
          <w:sz w:val="28"/>
          <w:szCs w:val="28"/>
          <w:lang w:eastAsia="zh-CN"/>
        </w:rPr>
      </w:pPr>
    </w:p>
    <w:p w14:paraId="02F6BD88" w14:textId="47B7D07F" w:rsidR="00AF3ED1" w:rsidRPr="00AF3ED1" w:rsidRDefault="000206B6" w:rsidP="00AF3ED1">
      <w:pPr>
        <w:kinsoku/>
        <w:rPr>
          <w:rFonts w:ascii="Century Gothic" w:eastAsia="SimSun" w:hAnsi="Century Gothic" w:cs="SimSun"/>
          <w:sz w:val="28"/>
          <w:szCs w:val="28"/>
          <w:lang w:val="en-DE" w:eastAsia="zh-CN"/>
        </w:rPr>
      </w:pPr>
      <w:proofErr w:type="gramStart"/>
      <w:ins w:id="42" w:author="JOJO.LEE" w:date="2024-04-27T18:53:00Z">
        <w:r w:rsidRPr="00AF3ED1">
          <w:rPr>
            <w:rFonts w:ascii="Cambria Math" w:eastAsia="SimSun" w:hAnsi="Cambria Math" w:cs="Cambria Math"/>
            <w:sz w:val="28"/>
            <w:szCs w:val="28"/>
            <w:lang w:eastAsia="zh-CN"/>
          </w:rPr>
          <w:t>△</w:t>
        </w:r>
      </w:ins>
      <w:r w:rsidR="00AF3ED1" w:rsidRPr="00AF3ED1">
        <w:rPr>
          <w:rFonts w:ascii=".AppleSystemUIFont" w:eastAsia="Times New Roman" w:hAnsi=".AppleSystemUIFont" w:cs="Times New Roman"/>
          <w:snapToGrid/>
          <w:color w:val="0E0E0E"/>
          <w:lang w:val="en-DE" w:eastAsia="en-GB"/>
        </w:rPr>
        <w:t xml:space="preserve"> </w:t>
      </w:r>
      <w:r w:rsidR="00AF3ED1">
        <w:rPr>
          <w:rFonts w:ascii=".AppleSystemUIFont" w:eastAsia="Times New Roman" w:hAnsi=".AppleSystemUIFont" w:cs="Times New Roman"/>
          <w:snapToGrid/>
          <w:color w:val="0E0E0E"/>
          <w:lang w:val="en-DE" w:eastAsia="en-GB"/>
        </w:rPr>
        <w:t xml:space="preserve"> C</w:t>
      </w:r>
      <w:r w:rsidR="00AF3ED1" w:rsidRPr="00AF3ED1">
        <w:rPr>
          <w:rFonts w:ascii="Century Gothic" w:eastAsia="SimSun" w:hAnsi="Century Gothic" w:cs="SimSun"/>
          <w:sz w:val="28"/>
          <w:szCs w:val="28"/>
          <w:lang w:val="en-DE" w:eastAsia="zh-CN"/>
        </w:rPr>
        <w:t>hen</w:t>
      </w:r>
      <w:proofErr w:type="gramEnd"/>
      <w:r w:rsidR="00AF3ED1" w:rsidRPr="00AF3ED1">
        <w:rPr>
          <w:rFonts w:ascii="Century Gothic" w:eastAsia="SimSun" w:hAnsi="Century Gothic" w:cs="SimSun"/>
          <w:sz w:val="28"/>
          <w:szCs w:val="28"/>
          <w:lang w:val="en-DE" w:eastAsia="zh-CN"/>
        </w:rPr>
        <w:t xml:space="preserve"> Yiming and Du Xinyi walk happily through the bustling alleyway, laughing and enjoying their time together.</w:t>
      </w:r>
    </w:p>
    <w:p w14:paraId="4ED1CAD8" w14:textId="77777777" w:rsidR="00AF3ED1" w:rsidRPr="00AF3ED1" w:rsidRDefault="00AF3ED1" w:rsidP="00AF3ED1">
      <w:pPr>
        <w:kinsoku/>
        <w:rPr>
          <w:rFonts w:ascii="Century Gothic" w:eastAsia="SimSun" w:hAnsi="Century Gothic" w:cs="SimSun"/>
          <w:sz w:val="28"/>
          <w:szCs w:val="28"/>
          <w:lang w:val="en-DE" w:eastAsia="zh-CN"/>
        </w:rPr>
      </w:pPr>
    </w:p>
    <w:p w14:paraId="615FA267" w14:textId="4AB0455D" w:rsidR="00AF3ED1" w:rsidRPr="00AF3ED1" w:rsidRDefault="00AF3ED1" w:rsidP="00AF3ED1">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val="en-DE" w:eastAsia="zh-CN"/>
        </w:rPr>
        <w:t>△</w:t>
      </w:r>
      <w:r w:rsidRPr="00AF3ED1">
        <w:rPr>
          <w:rFonts w:ascii="Century Gothic" w:eastAsia="SimSun" w:hAnsi="Century Gothic" w:cs="SimSun"/>
          <w:sz w:val="28"/>
          <w:szCs w:val="28"/>
          <w:lang w:val="en-DE" w:eastAsia="zh-CN"/>
        </w:rPr>
        <w:t xml:space="preserve"> Chen Yiming b</w:t>
      </w:r>
      <w:r>
        <w:rPr>
          <w:rFonts w:ascii="Century Gothic" w:eastAsia="SimSun" w:hAnsi="Century Gothic" w:cs="SimSun"/>
          <w:sz w:val="28"/>
          <w:szCs w:val="28"/>
          <w:lang w:val="en-DE" w:eastAsia="zh-CN"/>
        </w:rPr>
        <w:t>uys</w:t>
      </w:r>
      <w:r w:rsidRPr="00AF3ED1">
        <w:rPr>
          <w:rFonts w:ascii="Century Gothic" w:eastAsia="SimSun" w:hAnsi="Century Gothic" w:cs="SimSun"/>
          <w:sz w:val="28"/>
          <w:szCs w:val="28"/>
          <w:lang w:val="en-DE" w:eastAsia="zh-CN"/>
        </w:rPr>
        <w:t xml:space="preserve"> Du Xinyi a bowl of double-skin milk to try.</w:t>
      </w:r>
    </w:p>
    <w:p w14:paraId="2CE62369" w14:textId="0D7943EC" w:rsidR="00AF3ED1" w:rsidRPr="00AF3ED1" w:rsidRDefault="00AF3ED1" w:rsidP="00AF3ED1">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val="en-DE" w:eastAsia="zh-CN"/>
        </w:rPr>
        <w:t>△</w:t>
      </w:r>
      <w:r w:rsidRPr="00AF3ED1">
        <w:rPr>
          <w:rFonts w:ascii="Century Gothic" w:eastAsia="SimSun" w:hAnsi="Century Gothic" w:cs="SimSun"/>
          <w:sz w:val="28"/>
          <w:szCs w:val="28"/>
          <w:lang w:val="en-DE" w:eastAsia="zh-CN"/>
        </w:rPr>
        <w:t xml:space="preserve"> He also b</w:t>
      </w:r>
      <w:r>
        <w:rPr>
          <w:rFonts w:ascii="Century Gothic" w:eastAsia="SimSun" w:hAnsi="Century Gothic" w:cs="SimSun"/>
          <w:sz w:val="28"/>
          <w:szCs w:val="28"/>
          <w:lang w:val="en-DE" w:eastAsia="zh-CN"/>
        </w:rPr>
        <w:t>uys</w:t>
      </w:r>
      <w:r w:rsidRPr="00AF3ED1">
        <w:rPr>
          <w:rFonts w:ascii="Century Gothic" w:eastAsia="SimSun" w:hAnsi="Century Gothic" w:cs="SimSun"/>
          <w:sz w:val="28"/>
          <w:szCs w:val="28"/>
          <w:lang w:val="en-DE" w:eastAsia="zh-CN"/>
        </w:rPr>
        <w:t xml:space="preserve"> her a music box, carefully selecting one with a delicate melody.</w:t>
      </w:r>
    </w:p>
    <w:p w14:paraId="13E92C65" w14:textId="518B60E7" w:rsidR="00AF3ED1" w:rsidRPr="00AF3ED1" w:rsidRDefault="00AF3ED1" w:rsidP="00AF3ED1">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val="en-DE" w:eastAsia="zh-CN"/>
        </w:rPr>
        <w:t>△</w:t>
      </w:r>
      <w:r w:rsidRPr="00AF3ED1">
        <w:rPr>
          <w:rFonts w:ascii="Century Gothic" w:eastAsia="SimSun" w:hAnsi="Century Gothic" w:cs="SimSun"/>
          <w:sz w:val="28"/>
          <w:szCs w:val="28"/>
          <w:lang w:val="en-DE" w:eastAsia="zh-CN"/>
        </w:rPr>
        <w:t xml:space="preserve"> Chen Yiming t</w:t>
      </w:r>
      <w:r>
        <w:rPr>
          <w:rFonts w:ascii="Century Gothic" w:eastAsia="SimSun" w:hAnsi="Century Gothic" w:cs="SimSun"/>
          <w:sz w:val="28"/>
          <w:szCs w:val="28"/>
          <w:lang w:val="en-DE" w:eastAsia="zh-CN"/>
        </w:rPr>
        <w:t>akes</w:t>
      </w:r>
      <w:r w:rsidRPr="00AF3ED1">
        <w:rPr>
          <w:rFonts w:ascii="Century Gothic" w:eastAsia="SimSun" w:hAnsi="Century Gothic" w:cs="SimSun"/>
          <w:sz w:val="28"/>
          <w:szCs w:val="28"/>
          <w:lang w:val="en-DE" w:eastAsia="zh-CN"/>
        </w:rPr>
        <w:t xml:space="preserve"> Du Xinyi to his favorite CD shop, sharing his passion for music as they browsed the collection.</w:t>
      </w:r>
    </w:p>
    <w:p w14:paraId="7358C979" w14:textId="7226E4F8" w:rsidR="00AF3ED1" w:rsidRPr="00AF3ED1" w:rsidRDefault="00AF3ED1" w:rsidP="00AF3ED1">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val="en-DE" w:eastAsia="zh-CN"/>
        </w:rPr>
        <w:t>△</w:t>
      </w:r>
      <w:r w:rsidRPr="00AF3ED1">
        <w:rPr>
          <w:rFonts w:ascii="Century Gothic" w:eastAsia="SimSun" w:hAnsi="Century Gothic" w:cs="SimSun"/>
          <w:sz w:val="28"/>
          <w:szCs w:val="28"/>
          <w:lang w:val="en-DE" w:eastAsia="zh-CN"/>
        </w:rPr>
        <w:t xml:space="preserve"> They stop by a pet shop to look at dog supplies, discussing their favorite items with excitement.</w:t>
      </w:r>
    </w:p>
    <w:p w14:paraId="30361C4C" w14:textId="7AD7BED4" w:rsidR="00AF3ED1" w:rsidRPr="00AF3ED1" w:rsidRDefault="00AF3ED1" w:rsidP="00AF3ED1">
      <w:pPr>
        <w:kinsoku/>
        <w:rPr>
          <w:rFonts w:ascii="Century Gothic" w:eastAsia="SimSun" w:hAnsi="Century Gothic" w:cs="SimSun"/>
          <w:sz w:val="28"/>
          <w:szCs w:val="28"/>
          <w:lang w:val="en-DE" w:eastAsia="zh-CN"/>
        </w:rPr>
      </w:pPr>
      <w:r w:rsidRPr="00AF3ED1">
        <w:rPr>
          <w:rFonts w:ascii="Cambria Math" w:eastAsia="SimSun" w:hAnsi="Cambria Math" w:cs="Cambria Math"/>
          <w:sz w:val="28"/>
          <w:szCs w:val="28"/>
          <w:lang w:val="en-DE" w:eastAsia="zh-CN"/>
        </w:rPr>
        <w:t>△</w:t>
      </w:r>
      <w:r w:rsidRPr="00AF3ED1">
        <w:rPr>
          <w:rFonts w:ascii="Century Gothic" w:eastAsia="SimSun" w:hAnsi="Century Gothic" w:cs="SimSun"/>
          <w:sz w:val="28"/>
          <w:szCs w:val="28"/>
          <w:lang w:val="en-DE" w:eastAsia="zh-CN"/>
        </w:rPr>
        <w:t xml:space="preserve"> A street artist offer</w:t>
      </w:r>
      <w:r>
        <w:rPr>
          <w:rFonts w:ascii="Century Gothic" w:eastAsia="SimSun" w:hAnsi="Century Gothic" w:cs="SimSun"/>
          <w:sz w:val="28"/>
          <w:szCs w:val="28"/>
          <w:lang w:val="en-DE" w:eastAsia="zh-CN"/>
        </w:rPr>
        <w:t>s</w:t>
      </w:r>
      <w:r w:rsidRPr="00AF3ED1">
        <w:rPr>
          <w:rFonts w:ascii="Century Gothic" w:eastAsia="SimSun" w:hAnsi="Century Gothic" w:cs="SimSun"/>
          <w:sz w:val="28"/>
          <w:szCs w:val="28"/>
          <w:lang w:val="en-DE" w:eastAsia="zh-CN"/>
        </w:rPr>
        <w:t xml:space="preserve"> to draw their portrait, capturing their joyful expressions as they posed together.</w:t>
      </w:r>
    </w:p>
    <w:p w14:paraId="5DE51109" w14:textId="26E85452" w:rsidR="00C510E7" w:rsidRPr="00AF3ED1" w:rsidRDefault="00C510E7" w:rsidP="00AF3ED1">
      <w:pPr>
        <w:kinsoku/>
        <w:rPr>
          <w:rFonts w:ascii="Century Gothic" w:eastAsia="SimSun" w:hAnsi="Century Gothic" w:cs="SimSun"/>
          <w:sz w:val="28"/>
          <w:szCs w:val="28"/>
          <w:lang w:eastAsia="zh-CN"/>
        </w:rPr>
      </w:pPr>
    </w:p>
    <w:p w14:paraId="37CB7B3C" w14:textId="77777777" w:rsidR="00C510E7" w:rsidRPr="00AF3ED1" w:rsidRDefault="00C510E7">
      <w:pPr>
        <w:kinsoku/>
        <w:rPr>
          <w:rFonts w:ascii="Century Gothic" w:eastAsia="SimSun" w:hAnsi="Century Gothic" w:cs="SimSun"/>
          <w:sz w:val="28"/>
          <w:szCs w:val="28"/>
          <w:lang w:eastAsia="zh-CN"/>
        </w:rPr>
      </w:pPr>
    </w:p>
    <w:p w14:paraId="14437508"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1F99523" w14:textId="77777777">
        <w:trPr>
          <w:trHeight w:val="631"/>
        </w:trPr>
        <w:tc>
          <w:tcPr>
            <w:tcW w:w="4790" w:type="dxa"/>
          </w:tcPr>
          <w:p w14:paraId="02A4DC7B"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 xml:space="preserve">Scene </w:t>
            </w:r>
            <w:ins w:id="43" w:author="JOJO.LEE" w:date="2024-04-27T18:49: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7</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Houhai (a famous area in Beijing, known for its scenic lakes and vibrant nightlife)</w:t>
            </w:r>
          </w:p>
          <w:p w14:paraId="7AED6B46" w14:textId="09AAFB81" w:rsidR="00C510E7" w:rsidRPr="00AF3ED1" w:rsidRDefault="00C510E7">
            <w:pPr>
              <w:kinsoku/>
              <w:rPr>
                <w:rFonts w:ascii="Century Gothic" w:eastAsia="SimSun" w:hAnsi="Century Gothic" w:cs="SimSun"/>
                <w:sz w:val="28"/>
                <w:szCs w:val="28"/>
                <w:lang w:val="en-DE"/>
              </w:rPr>
            </w:pPr>
          </w:p>
        </w:tc>
        <w:tc>
          <w:tcPr>
            <w:tcW w:w="4790" w:type="dxa"/>
          </w:tcPr>
          <w:p w14:paraId="0139658D" w14:textId="358F4EF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602B7603" w14:textId="77777777">
        <w:trPr>
          <w:trHeight w:val="631"/>
        </w:trPr>
        <w:tc>
          <w:tcPr>
            <w:tcW w:w="4790" w:type="dxa"/>
          </w:tcPr>
          <w:p w14:paraId="2EDB1B10" w14:textId="18600477"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p>
        </w:tc>
        <w:tc>
          <w:tcPr>
            <w:tcW w:w="4790" w:type="dxa"/>
          </w:tcPr>
          <w:p w14:paraId="26A9EE66" w14:textId="47AAB7D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7E5B4710" w14:textId="77777777" w:rsidR="00C510E7" w:rsidRPr="00AF3ED1" w:rsidRDefault="00C510E7">
      <w:pPr>
        <w:kinsoku/>
        <w:rPr>
          <w:rFonts w:ascii="Century Gothic" w:eastAsia="SimSun" w:hAnsi="Century Gothic" w:cs="SimSun"/>
          <w:sz w:val="28"/>
          <w:szCs w:val="28"/>
        </w:rPr>
      </w:pPr>
    </w:p>
    <w:p w14:paraId="74014C3F"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and Du Xinyi are rowing a boat on Houhai, sipping on drinks.</w:t>
      </w:r>
    </w:p>
    <w:p w14:paraId="70D6F98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sound of water splashing fills the air.</w:t>
      </w:r>
    </w:p>
    <w:p w14:paraId="022FBEC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autumn night breeze gently lifts Du Xinyi’s long hair.</w:t>
      </w:r>
    </w:p>
    <w:p w14:paraId="7CB6D98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quietly watches her.</w:t>
      </w:r>
    </w:p>
    <w:p w14:paraId="0DC49001" w14:textId="77777777" w:rsidR="000206B6" w:rsidRPr="000206B6" w:rsidRDefault="000206B6" w:rsidP="000206B6">
      <w:pPr>
        <w:kinsoku/>
        <w:rPr>
          <w:rFonts w:ascii="Century Gothic" w:eastAsia="SimSun" w:hAnsi="Century Gothic" w:cs="SimSun"/>
          <w:sz w:val="28"/>
          <w:szCs w:val="28"/>
          <w:lang w:val="en-DE" w:eastAsia="zh-CN"/>
        </w:rPr>
      </w:pPr>
    </w:p>
    <w:p w14:paraId="48D52CFC"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352BA95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“You’re still as beautiful as ever.”</w:t>
      </w:r>
    </w:p>
    <w:p w14:paraId="670C8117" w14:textId="77777777" w:rsidR="000206B6" w:rsidRPr="000206B6" w:rsidRDefault="000206B6" w:rsidP="000206B6">
      <w:pPr>
        <w:kinsoku/>
        <w:rPr>
          <w:rFonts w:ascii="Century Gothic" w:eastAsia="SimSun" w:hAnsi="Century Gothic" w:cs="SimSun"/>
          <w:sz w:val="28"/>
          <w:szCs w:val="28"/>
          <w:lang w:val="en-DE" w:eastAsia="zh-CN"/>
        </w:rPr>
      </w:pPr>
    </w:p>
    <w:p w14:paraId="65C12D50"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w:t>
      </w:r>
    </w:p>
    <w:p w14:paraId="3EF44DB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“That’s because we haven’t seen each other in a long time. If we saw each other every day, you wouldn’t think so.”</w:t>
      </w:r>
    </w:p>
    <w:p w14:paraId="32227BA7" w14:textId="77777777" w:rsidR="00C510E7" w:rsidRPr="00AF3ED1" w:rsidRDefault="00C510E7">
      <w:pPr>
        <w:kinsoku/>
        <w:rPr>
          <w:rFonts w:ascii="Century Gothic" w:eastAsia="SimSun" w:hAnsi="Century Gothic" w:cs="SimSun"/>
          <w:sz w:val="28"/>
          <w:szCs w:val="28"/>
        </w:rPr>
      </w:pPr>
    </w:p>
    <w:p w14:paraId="6FEE7A4D"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9"/>
        <w:gridCol w:w="3311"/>
        <w:gridCol w:w="4790"/>
      </w:tblGrid>
      <w:tr w:rsidR="00C510E7" w:rsidRPr="00AF3ED1" w14:paraId="798D1A4B" w14:textId="77777777">
        <w:trPr>
          <w:trHeight w:val="631"/>
        </w:trPr>
        <w:tc>
          <w:tcPr>
            <w:tcW w:w="1479" w:type="dxa"/>
            <w:tcBorders>
              <w:right w:val="nil"/>
            </w:tcBorders>
          </w:tcPr>
          <w:p w14:paraId="2AD6C480" w14:textId="46628A9D"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44" w:author="JOJO.LEE" w:date="2024-04-27T18:49: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8</w:t>
            </w:r>
          </w:p>
        </w:tc>
        <w:tc>
          <w:tcPr>
            <w:tcW w:w="3311" w:type="dxa"/>
            <w:tcBorders>
              <w:left w:val="nil"/>
            </w:tcBorders>
          </w:tcPr>
          <w:p w14:paraId="125343A8" w14:textId="77777777" w:rsidR="000206B6" w:rsidRPr="00AF3ED1" w:rsidRDefault="000206B6" w:rsidP="000206B6">
            <w:pPr>
              <w:kinsoku/>
              <w:rPr>
                <w:rFonts w:ascii="Century Gothic" w:eastAsia="SimSun" w:hAnsi="Century Gothic" w:cs="SimSun"/>
                <w:sz w:val="28"/>
                <w:szCs w:val="28"/>
                <w:lang w:val="en-DE"/>
              </w:rPr>
            </w:pPr>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val="en-DE"/>
              </w:rPr>
              <w:t>Gulou East Street</w:t>
            </w:r>
          </w:p>
          <w:p w14:paraId="0C3D24F7" w14:textId="1F573FC0" w:rsidR="00C510E7" w:rsidRPr="00AF3ED1" w:rsidRDefault="00C510E7">
            <w:pPr>
              <w:kinsoku/>
              <w:rPr>
                <w:rFonts w:ascii="Century Gothic" w:eastAsia="SimSun" w:hAnsi="Century Gothic" w:cs="SimSun"/>
                <w:sz w:val="28"/>
                <w:szCs w:val="28"/>
              </w:rPr>
            </w:pPr>
          </w:p>
        </w:tc>
        <w:tc>
          <w:tcPr>
            <w:tcW w:w="4790" w:type="dxa"/>
          </w:tcPr>
          <w:p w14:paraId="20BFCFA1" w14:textId="1C81953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4ABD6C8D" w14:textId="77777777">
        <w:trPr>
          <w:trHeight w:val="631"/>
        </w:trPr>
        <w:tc>
          <w:tcPr>
            <w:tcW w:w="1479" w:type="dxa"/>
            <w:tcBorders>
              <w:right w:val="nil"/>
            </w:tcBorders>
          </w:tcPr>
          <w:p w14:paraId="3536A20A" w14:textId="17ADE2A2"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Chen</w:t>
            </w:r>
            <w:proofErr w:type="spellEnd"/>
            <w:r w:rsidRPr="00AF3ED1">
              <w:rPr>
                <w:rFonts w:ascii="Century Gothic" w:eastAsia="SimSun" w:hAnsi="Century Gothic" w:cs="SimSun"/>
                <w:sz w:val="28"/>
                <w:szCs w:val="28"/>
              </w:rPr>
              <w:t xml:space="preserve"> Yiming/ Du Xinyi</w:t>
            </w:r>
            <w:r w:rsidR="00000000" w:rsidRPr="00AF3ED1">
              <w:rPr>
                <w:rFonts w:ascii="Century Gothic" w:eastAsia="SimSun" w:hAnsi="Century Gothic" w:cs="SimSun"/>
                <w:sz w:val="28"/>
                <w:szCs w:val="28"/>
              </w:rPr>
              <w:t xml:space="preserve"> </w:t>
            </w:r>
          </w:p>
        </w:tc>
        <w:tc>
          <w:tcPr>
            <w:tcW w:w="3311" w:type="dxa"/>
            <w:tcBorders>
              <w:left w:val="nil"/>
            </w:tcBorders>
          </w:tcPr>
          <w:p w14:paraId="0BF3179A" w14:textId="4DA66C88" w:rsidR="00C510E7" w:rsidRPr="00AF3ED1" w:rsidRDefault="00C510E7">
            <w:pPr>
              <w:kinsoku/>
              <w:rPr>
                <w:rFonts w:ascii="Century Gothic" w:eastAsia="SimSun" w:hAnsi="Century Gothic" w:cs="SimSun"/>
                <w:sz w:val="28"/>
                <w:szCs w:val="28"/>
              </w:rPr>
            </w:pPr>
          </w:p>
        </w:tc>
        <w:tc>
          <w:tcPr>
            <w:tcW w:w="4790" w:type="dxa"/>
          </w:tcPr>
          <w:p w14:paraId="07DD2ABE" w14:textId="3C28F5F4"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FFA3988" w14:textId="77777777" w:rsidR="00C510E7" w:rsidRPr="00AF3ED1" w:rsidRDefault="00C510E7">
      <w:pPr>
        <w:kinsoku/>
        <w:rPr>
          <w:rFonts w:ascii="Century Gothic" w:eastAsia="SimSun" w:hAnsi="Century Gothic" w:cs="SimSun"/>
          <w:sz w:val="28"/>
          <w:szCs w:val="28"/>
        </w:rPr>
      </w:pPr>
    </w:p>
    <w:p w14:paraId="0EC83BB9"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ambria Math" w:eastAsia="SimSun" w:hAnsi="Cambria Math" w:cs="Cambria Math"/>
          <w:sz w:val="28"/>
          <w:szCs w:val="28"/>
          <w:lang w:val="en-DE" w:eastAsia="zh-CN"/>
        </w:rPr>
        <w:t>△</w:t>
      </w:r>
      <w:r w:rsidRPr="000206B6">
        <w:rPr>
          <w:rFonts w:ascii="Century Gothic" w:eastAsia="SimSun" w:hAnsi="Century Gothic" w:cs="SimSun"/>
          <w:sz w:val="28"/>
          <w:szCs w:val="28"/>
          <w:lang w:val="en-DE" w:eastAsia="zh-CN"/>
        </w:rPr>
        <w:t xml:space="preserve"> Chen Yiming and Du Xinyi are riding bicycles through the streets of Beijing at night, full of joy and freedom, speeding along.</w:t>
      </w:r>
    </w:p>
    <w:p w14:paraId="32A7D8F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6C3C1EE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“Did you buy that painting of Bamei because of me?”</w:t>
      </w:r>
    </w:p>
    <w:p w14:paraId="597A5836" w14:textId="77777777" w:rsidR="000206B6" w:rsidRPr="000206B6" w:rsidRDefault="000206B6" w:rsidP="000206B6">
      <w:pPr>
        <w:kinsoku/>
        <w:rPr>
          <w:rFonts w:ascii="Century Gothic" w:eastAsia="SimSun" w:hAnsi="Century Gothic" w:cs="SimSun"/>
          <w:sz w:val="28"/>
          <w:szCs w:val="28"/>
          <w:lang w:val="en-DE" w:eastAsia="zh-CN"/>
        </w:rPr>
      </w:pPr>
    </w:p>
    <w:p w14:paraId="4596F6C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w:t>
      </w:r>
    </w:p>
    <w:p w14:paraId="4B86A82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“Who else would have told me about that place, except you?”</w:t>
      </w:r>
    </w:p>
    <w:p w14:paraId="07EDDB47" w14:textId="77777777" w:rsidR="000206B6" w:rsidRPr="000206B6" w:rsidRDefault="000206B6" w:rsidP="000206B6">
      <w:pPr>
        <w:kinsoku/>
        <w:rPr>
          <w:rFonts w:ascii="Century Gothic" w:eastAsia="SimSun" w:hAnsi="Century Gothic" w:cs="SimSun"/>
          <w:sz w:val="28"/>
          <w:szCs w:val="28"/>
          <w:lang w:val="en-DE" w:eastAsia="zh-CN"/>
        </w:rPr>
      </w:pPr>
    </w:p>
    <w:p w14:paraId="4B01F6F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w:t>
      </w:r>
    </w:p>
    <w:p w14:paraId="256CB9E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“Then how about we go to Bamei together?”</w:t>
      </w:r>
    </w:p>
    <w:p w14:paraId="572487AB" w14:textId="77777777" w:rsidR="000206B6" w:rsidRPr="000206B6" w:rsidRDefault="000206B6" w:rsidP="000206B6">
      <w:pPr>
        <w:kinsoku/>
        <w:rPr>
          <w:rFonts w:ascii="Century Gothic" w:eastAsia="SimSun" w:hAnsi="Century Gothic" w:cs="SimSun"/>
          <w:sz w:val="28"/>
          <w:szCs w:val="28"/>
          <w:lang w:val="en-DE" w:eastAsia="zh-CN"/>
        </w:rPr>
      </w:pPr>
    </w:p>
    <w:p w14:paraId="2F75802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w:t>
      </w:r>
    </w:p>
    <w:p w14:paraId="49C2AB51"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“Is this to fulfill the promise we made back then?”</w:t>
      </w:r>
    </w:p>
    <w:p w14:paraId="4C331705" w14:textId="77777777" w:rsidR="000206B6" w:rsidRPr="000206B6" w:rsidRDefault="000206B6" w:rsidP="000206B6">
      <w:pPr>
        <w:kinsoku/>
        <w:rPr>
          <w:rFonts w:ascii="Century Gothic" w:eastAsia="SimSun" w:hAnsi="Century Gothic" w:cs="SimSun"/>
          <w:sz w:val="28"/>
          <w:szCs w:val="28"/>
          <w:lang w:val="en-DE" w:eastAsia="zh-CN"/>
        </w:rPr>
      </w:pPr>
    </w:p>
    <w:p w14:paraId="5F06F76D"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rides her bike even faster,</w:t>
      </w:r>
    </w:p>
    <w:p w14:paraId="294EFDEB"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and Chen Yiming chases her from behind.</w:t>
      </w:r>
    </w:p>
    <w:p w14:paraId="0FACEEB6" w14:textId="77777777" w:rsidR="00C510E7" w:rsidRPr="00AF3ED1" w:rsidRDefault="00C510E7">
      <w:pPr>
        <w:kinsoku/>
        <w:rPr>
          <w:rFonts w:ascii="Century Gothic" w:eastAsia="SimSun" w:hAnsi="Century Gothic" w:cs="SimSun"/>
          <w:sz w:val="28"/>
          <w:szCs w:val="28"/>
          <w:lang w:val="en-DE" w:eastAsia="zh-CN"/>
        </w:rPr>
      </w:pPr>
    </w:p>
    <w:p w14:paraId="784E6360"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35"/>
        <w:gridCol w:w="3255"/>
        <w:gridCol w:w="4790"/>
      </w:tblGrid>
      <w:tr w:rsidR="00C510E7" w:rsidRPr="00AF3ED1" w14:paraId="1C23BA69" w14:textId="77777777">
        <w:trPr>
          <w:trHeight w:val="631"/>
        </w:trPr>
        <w:tc>
          <w:tcPr>
            <w:tcW w:w="1535" w:type="dxa"/>
            <w:tcBorders>
              <w:right w:val="nil"/>
            </w:tcBorders>
          </w:tcPr>
          <w:p w14:paraId="724760F8" w14:textId="65E093F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ins w:id="45" w:author="JOJO.LEE" w:date="2024-04-27T18:49:00Z">
              <w:r w:rsidR="00000000" w:rsidRPr="00AF3ED1">
                <w:rPr>
                  <w:rFonts w:ascii="Century Gothic" w:eastAsia="SimSun" w:hAnsi="Century Gothic" w:cs="SimSun"/>
                  <w:sz w:val="28"/>
                  <w:szCs w:val="28"/>
                  <w:lang w:eastAsia="zh-CN"/>
                </w:rPr>
                <w:t>6</w:t>
              </w:r>
            </w:ins>
            <w:r w:rsidR="00000000" w:rsidRPr="00AF3ED1">
              <w:rPr>
                <w:rFonts w:ascii="Century Gothic" w:eastAsia="SimSun" w:hAnsi="Century Gothic" w:cs="SimSun"/>
                <w:sz w:val="28"/>
                <w:szCs w:val="28"/>
                <w:lang w:eastAsia="zh-CN"/>
              </w:rPr>
              <w:t>9</w:t>
            </w:r>
          </w:p>
        </w:tc>
        <w:tc>
          <w:tcPr>
            <w:tcW w:w="3255" w:type="dxa"/>
            <w:tcBorders>
              <w:left w:val="nil"/>
            </w:tcBorders>
          </w:tcPr>
          <w:p w14:paraId="375FF71E" w14:textId="060674BA"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Hotel</w:t>
            </w:r>
            <w:proofErr w:type="spellEnd"/>
          </w:p>
        </w:tc>
        <w:tc>
          <w:tcPr>
            <w:tcW w:w="4790" w:type="dxa"/>
          </w:tcPr>
          <w:p w14:paraId="7797F876" w14:textId="2F278E6E"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9B3E51C" w14:textId="77777777">
        <w:trPr>
          <w:trHeight w:val="631"/>
        </w:trPr>
        <w:tc>
          <w:tcPr>
            <w:tcW w:w="1535" w:type="dxa"/>
            <w:tcBorders>
              <w:right w:val="nil"/>
            </w:tcBorders>
          </w:tcPr>
          <w:p w14:paraId="21B30512" w14:textId="1C35759C" w:rsidR="00C510E7" w:rsidRPr="00AF3ED1" w:rsidRDefault="000206B6">
            <w:pPr>
              <w:kinsoku/>
              <w:rPr>
                <w:rFonts w:ascii="Century Gothic" w:eastAsia="SimSun" w:hAnsi="Century Gothic" w:cs="SimSun"/>
                <w:sz w:val="28"/>
                <w:szCs w:val="28"/>
              </w:rPr>
            </w:pPr>
            <w:proofErr w:type="spellStart"/>
            <w:r w:rsidRPr="00AF3ED1">
              <w:rPr>
                <w:rFonts w:ascii="Century Gothic" w:eastAsia="SimSun" w:hAnsi="Century Gothic" w:cs="SimSun"/>
                <w:sz w:val="28"/>
                <w:szCs w:val="28"/>
              </w:rPr>
              <w:t>Characte</w:t>
            </w:r>
            <w:r w:rsidR="00AF3ED1">
              <w:rPr>
                <w:rFonts w:ascii="Century Gothic" w:eastAsia="SimSun" w:hAnsi="Century Gothic" w:cs="SimSun"/>
                <w:sz w:val="28"/>
                <w:szCs w:val="28"/>
              </w:rPr>
              <w:t>rs</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Chen</w:t>
            </w:r>
            <w:proofErr w:type="spellEnd"/>
            <w:r w:rsidRPr="00AF3ED1">
              <w:rPr>
                <w:rFonts w:ascii="Century Gothic" w:eastAsia="SimSun" w:hAnsi="Century Gothic" w:cs="SimSun"/>
                <w:sz w:val="28"/>
                <w:szCs w:val="28"/>
              </w:rPr>
              <w:t xml:space="preserve"> Yiming/ Du Xinyi </w:t>
            </w:r>
            <w:r w:rsidR="00000000" w:rsidRPr="00AF3ED1">
              <w:rPr>
                <w:rFonts w:ascii="Century Gothic" w:eastAsia="SimSun" w:hAnsi="Century Gothic" w:cs="SimSun"/>
                <w:sz w:val="28"/>
                <w:szCs w:val="28"/>
              </w:rPr>
              <w:t xml:space="preserve"> </w:t>
            </w:r>
          </w:p>
        </w:tc>
        <w:tc>
          <w:tcPr>
            <w:tcW w:w="3255" w:type="dxa"/>
            <w:tcBorders>
              <w:left w:val="nil"/>
            </w:tcBorders>
          </w:tcPr>
          <w:p w14:paraId="6BD63C7B" w14:textId="565CC2D7" w:rsidR="00C510E7" w:rsidRPr="00AF3ED1" w:rsidRDefault="00C510E7">
            <w:pPr>
              <w:kinsoku/>
              <w:rPr>
                <w:rFonts w:ascii="Century Gothic" w:eastAsia="SimSun" w:hAnsi="Century Gothic" w:cs="SimSun"/>
                <w:sz w:val="28"/>
                <w:szCs w:val="28"/>
              </w:rPr>
            </w:pPr>
          </w:p>
        </w:tc>
        <w:tc>
          <w:tcPr>
            <w:tcW w:w="4790" w:type="dxa"/>
          </w:tcPr>
          <w:p w14:paraId="374638F0" w14:textId="1FD25996" w:rsidR="000206B6" w:rsidRPr="00AF3ED1" w:rsidRDefault="000206B6" w:rsidP="000206B6">
            <w:pPr>
              <w:kinsoku/>
              <w:rPr>
                <w:rFonts w:ascii="Century Gothic" w:eastAsia="SimSun" w:hAnsi="Century Gothic" w:cs="SimSun"/>
                <w:sz w:val="28"/>
                <w:szCs w:val="28"/>
                <w:lang w:val="en-DE" w:eastAsia="zh-CN"/>
              </w:rPr>
            </w:pPr>
            <w:proofErr w:type="spellStart"/>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CN"/>
              </w:rPr>
              <w:t>T</w:t>
            </w:r>
            <w:proofErr w:type="spellEnd"/>
            <w:r w:rsidRPr="00AF3ED1">
              <w:rPr>
                <w:rFonts w:ascii="Century Gothic" w:eastAsia="SimSun" w:hAnsi="Century Gothic" w:cs="SimSun"/>
                <w:sz w:val="28"/>
                <w:szCs w:val="28"/>
                <w:lang w:val="en-DE" w:eastAsia="zh-CN"/>
              </w:rPr>
              <w:t>he sound of the phone ringing intertwines with the lingering emotions.</w:t>
            </w:r>
          </w:p>
          <w:p w14:paraId="14DB3CB0" w14:textId="1C032907" w:rsidR="00C510E7" w:rsidRPr="00AF3ED1" w:rsidRDefault="00C510E7">
            <w:pPr>
              <w:kinsoku/>
              <w:rPr>
                <w:rFonts w:ascii="Century Gothic" w:eastAsia="SimSun" w:hAnsi="Century Gothic" w:cs="SimSun"/>
                <w:sz w:val="28"/>
                <w:szCs w:val="28"/>
                <w:lang w:val="en-DE" w:eastAsia="zh-CN"/>
              </w:rPr>
            </w:pPr>
          </w:p>
        </w:tc>
      </w:tr>
    </w:tbl>
    <w:p w14:paraId="45692D5A" w14:textId="77777777" w:rsidR="00C510E7" w:rsidRPr="00AF3ED1" w:rsidRDefault="00C510E7">
      <w:pPr>
        <w:kinsoku/>
        <w:rPr>
          <w:rFonts w:ascii="Century Gothic" w:eastAsia="SimSun" w:hAnsi="Century Gothic" w:cs="SimSun"/>
          <w:sz w:val="28"/>
          <w:szCs w:val="28"/>
        </w:rPr>
      </w:pPr>
    </w:p>
    <w:p w14:paraId="6EFDA8CA" w14:textId="77777777" w:rsidR="00C510E7" w:rsidRPr="00AF3ED1" w:rsidRDefault="00C510E7">
      <w:pPr>
        <w:kinsoku/>
        <w:rPr>
          <w:rFonts w:ascii="Century Gothic" w:eastAsia="SimSun" w:hAnsi="Century Gothic" w:cs="SimSun"/>
          <w:sz w:val="28"/>
          <w:szCs w:val="28"/>
          <w:lang w:eastAsia="zh-Hans"/>
        </w:rPr>
      </w:pPr>
    </w:p>
    <w:p w14:paraId="5073B3D0"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and Du Xinyi hug each other in the hotel’s living room.</w:t>
      </w:r>
    </w:p>
    <w:p w14:paraId="01C60058"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stares at Du Xinyi's picturesque and moist eyebrows.</w:t>
      </w:r>
    </w:p>
    <w:p w14:paraId="2407D1EA"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holds up Du Xinyi's blushing face with both hands and kisses her.</w:t>
      </w:r>
    </w:p>
    <w:p w14:paraId="5B0CBC59" w14:textId="3DF21CC6"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Xinyi close</w:t>
      </w:r>
      <w:r w:rsidR="00AF3ED1">
        <w:rPr>
          <w:rFonts w:ascii="Century Gothic" w:eastAsia="SimSun" w:hAnsi="Century Gothic" w:cs="SimSun"/>
          <w:sz w:val="28"/>
          <w:szCs w:val="28"/>
          <w:lang w:val="en-GB" w:eastAsia="zh-Hans"/>
        </w:rPr>
        <w:t>s</w:t>
      </w:r>
      <w:r w:rsidRPr="000206B6">
        <w:rPr>
          <w:rFonts w:ascii="Century Gothic" w:eastAsia="SimSun" w:hAnsi="Century Gothic" w:cs="SimSun"/>
          <w:sz w:val="28"/>
          <w:szCs w:val="28"/>
          <w:lang w:val="en-GB" w:eastAsia="zh-Hans"/>
        </w:rPr>
        <w:t xml:space="preserve"> her eyes.</w:t>
      </w:r>
    </w:p>
    <w:p w14:paraId="12A297F9"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Their lips and tongues intertwine crazily.</w:t>
      </w:r>
    </w:p>
    <w:p w14:paraId="02ACE5AE"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quickly takes Du Xinyi's coat off.</w:t>
      </w:r>
    </w:p>
    <w:p w14:paraId="3DF3FCDB"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 inserts her hands into Chen Yiming's hair.</w:t>
      </w:r>
    </w:p>
    <w:p w14:paraId="543843B0"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Gently scratching his head.</w:t>
      </w:r>
    </w:p>
    <w:p w14:paraId="0D899786"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Xinyi licks Chen Yiming's ears to his neck.</w:t>
      </w:r>
    </w:p>
    <w:p w14:paraId="7286A853"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slowly opens Du Xinyi's zipper.</w:t>
      </w:r>
    </w:p>
    <w:p w14:paraId="32F45E48"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Xinyi's snow-white skin is looming.</w:t>
      </w:r>
    </w:p>
    <w:p w14:paraId="63D1B9CF"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The emotions they had buried in their hearts erupt like a volcano.</w:t>
      </w:r>
    </w:p>
    <w:p w14:paraId="7FD2293D" w14:textId="77777777" w:rsidR="000206B6" w:rsidRPr="000206B6" w:rsidRDefault="000206B6" w:rsidP="000206B6">
      <w:pPr>
        <w:kinsoku/>
        <w:rPr>
          <w:rFonts w:ascii="Century Gothic" w:eastAsia="SimSun" w:hAnsi="Century Gothic" w:cs="SimSun"/>
          <w:sz w:val="28"/>
          <w:szCs w:val="28"/>
          <w:lang w:val="en-GB" w:eastAsia="zh-Hans"/>
        </w:rPr>
      </w:pPr>
    </w:p>
    <w:p w14:paraId="3C8510B5"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Xinyi's cell phone suddenly rings.</w:t>
      </w:r>
    </w:p>
    <w:p w14:paraId="57DEB9DB"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They don’t pay attention to it and continue to linger.</w:t>
      </w:r>
    </w:p>
    <w:p w14:paraId="168CF90D"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Until the phone rings again.</w:t>
      </w:r>
    </w:p>
    <w:p w14:paraId="393B302E" w14:textId="77777777" w:rsidR="000206B6" w:rsidRPr="000206B6" w:rsidRDefault="000206B6" w:rsidP="000206B6">
      <w:pPr>
        <w:kinsoku/>
        <w:rPr>
          <w:rFonts w:ascii="Century Gothic" w:eastAsia="SimSun" w:hAnsi="Century Gothic" w:cs="SimSun"/>
          <w:sz w:val="28"/>
          <w:szCs w:val="28"/>
          <w:lang w:val="en-GB" w:eastAsia="zh-Hans"/>
        </w:rPr>
      </w:pPr>
    </w:p>
    <w:p w14:paraId="2EB420FD"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lastRenderedPageBreak/>
        <w:t>As soon as Du Xin walks to the phone and picks it up</w:t>
      </w:r>
    </w:p>
    <w:p w14:paraId="4F62604D"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Caller ID: Husband</w:t>
      </w:r>
    </w:p>
    <w:p w14:paraId="0C155460"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Du Xin glances at Chen Yiming</w:t>
      </w:r>
    </w:p>
    <w:p w14:paraId="295297A8"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Yiming's heart skips a beat.</w:t>
      </w:r>
    </w:p>
    <w:p w14:paraId="6090C505" w14:textId="77777777" w:rsidR="000206B6" w:rsidRPr="000206B6" w:rsidRDefault="000206B6" w:rsidP="000206B6">
      <w:pPr>
        <w:kinsoku/>
        <w:rPr>
          <w:rFonts w:ascii="Century Gothic" w:eastAsia="SimSun" w:hAnsi="Century Gothic" w:cs="SimSun"/>
          <w:sz w:val="28"/>
          <w:szCs w:val="28"/>
          <w:lang w:val="en-GB" w:eastAsia="zh-Hans"/>
        </w:rPr>
      </w:pPr>
      <w:r w:rsidRPr="000206B6">
        <w:rPr>
          <w:rFonts w:ascii="Century Gothic" w:eastAsia="SimSun" w:hAnsi="Century Gothic" w:cs="SimSun"/>
          <w:sz w:val="28"/>
          <w:szCs w:val="28"/>
          <w:lang w:val="en-GB" w:eastAsia="zh-Hans"/>
        </w:rPr>
        <w:t>Chen Yiming also looks at her.</w:t>
      </w:r>
    </w:p>
    <w:p w14:paraId="45AE581A" w14:textId="77777777" w:rsidR="00C510E7" w:rsidRPr="00AF3ED1" w:rsidRDefault="00C510E7">
      <w:pPr>
        <w:kinsoku/>
        <w:rPr>
          <w:rFonts w:ascii="Century Gothic" w:eastAsia="SimSun" w:hAnsi="Century Gothic" w:cs="SimSun"/>
          <w:sz w:val="28"/>
          <w:szCs w:val="28"/>
          <w:lang w:val="en-GB" w:eastAsia="zh-CN"/>
        </w:rPr>
      </w:pPr>
    </w:p>
    <w:p w14:paraId="4C76CA64"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35"/>
        <w:gridCol w:w="3255"/>
        <w:gridCol w:w="4790"/>
      </w:tblGrid>
      <w:tr w:rsidR="00C510E7" w:rsidRPr="00AF3ED1" w14:paraId="50D4D763" w14:textId="77777777">
        <w:trPr>
          <w:trHeight w:val="631"/>
        </w:trPr>
        <w:tc>
          <w:tcPr>
            <w:tcW w:w="1535" w:type="dxa"/>
            <w:tcBorders>
              <w:right w:val="nil"/>
            </w:tcBorders>
          </w:tcPr>
          <w:p w14:paraId="043F3C38" w14:textId="36EF9403"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 xml:space="preserve">Scene </w:t>
            </w:r>
            <w:r w:rsidR="00000000" w:rsidRPr="00AF3ED1">
              <w:rPr>
                <w:rFonts w:ascii="Century Gothic" w:eastAsia="SimSun" w:hAnsi="Century Gothic" w:cs="SimSun"/>
                <w:sz w:val="28"/>
                <w:szCs w:val="28"/>
                <w:lang w:eastAsia="zh-CN"/>
              </w:rPr>
              <w:t>70</w:t>
            </w:r>
          </w:p>
        </w:tc>
        <w:tc>
          <w:tcPr>
            <w:tcW w:w="3255" w:type="dxa"/>
            <w:tcBorders>
              <w:left w:val="nil"/>
            </w:tcBorders>
          </w:tcPr>
          <w:p w14:paraId="08F5D450" w14:textId="7D9E38D9" w:rsidR="00C510E7" w:rsidRPr="00AF3ED1" w:rsidRDefault="000206B6">
            <w:pPr>
              <w:kinsoku/>
              <w:rPr>
                <w:rFonts w:ascii="Century Gothic" w:eastAsia="SimSun" w:hAnsi="Century Gothic" w:cs="SimSun"/>
                <w:sz w:val="28"/>
                <w:szCs w:val="28"/>
                <w:lang w:eastAsia="zh-CN"/>
              </w:rPr>
            </w:pP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Hotel</w:t>
            </w:r>
            <w:proofErr w:type="spellEnd"/>
            <w:r w:rsidRPr="00AF3ED1">
              <w:rPr>
                <w:rFonts w:ascii="Century Gothic" w:eastAsia="SimSun" w:hAnsi="Century Gothic" w:cs="SimSun"/>
                <w:sz w:val="28"/>
                <w:szCs w:val="28"/>
              </w:rPr>
              <w:t xml:space="preserve"> Bedroom</w:t>
            </w:r>
          </w:p>
        </w:tc>
        <w:tc>
          <w:tcPr>
            <w:tcW w:w="4790" w:type="dxa"/>
          </w:tcPr>
          <w:p w14:paraId="59DEBBBB" w14:textId="41E243D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034387C9" w14:textId="77777777">
        <w:trPr>
          <w:trHeight w:val="631"/>
        </w:trPr>
        <w:tc>
          <w:tcPr>
            <w:tcW w:w="1535" w:type="dxa"/>
            <w:tcBorders>
              <w:right w:val="nil"/>
            </w:tcBorders>
          </w:tcPr>
          <w:p w14:paraId="1057E4BB" w14:textId="40C69279"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 Chen Yiming/Du Xinyi</w:t>
            </w:r>
          </w:p>
        </w:tc>
        <w:tc>
          <w:tcPr>
            <w:tcW w:w="3255" w:type="dxa"/>
            <w:tcBorders>
              <w:left w:val="nil"/>
            </w:tcBorders>
          </w:tcPr>
          <w:p w14:paraId="16EEA5C4" w14:textId="1BFBDA09" w:rsidR="00C510E7" w:rsidRPr="00AF3ED1" w:rsidRDefault="00C510E7">
            <w:pPr>
              <w:kinsoku/>
              <w:rPr>
                <w:rFonts w:ascii="Century Gothic" w:eastAsia="SimSun" w:hAnsi="Century Gothic" w:cs="SimSun"/>
                <w:sz w:val="28"/>
                <w:szCs w:val="28"/>
              </w:rPr>
            </w:pPr>
          </w:p>
        </w:tc>
        <w:tc>
          <w:tcPr>
            <w:tcW w:w="4790" w:type="dxa"/>
          </w:tcPr>
          <w:p w14:paraId="06E29EF3" w14:textId="0299562F" w:rsidR="000206B6" w:rsidRPr="00AF3ED1" w:rsidRDefault="000206B6" w:rsidP="000206B6">
            <w:pPr>
              <w:kinsoku/>
              <w:rPr>
                <w:rFonts w:ascii="Century Gothic" w:eastAsia="SimSun" w:hAnsi="Century Gothic" w:cs="SimSun"/>
                <w:sz w:val="28"/>
                <w:szCs w:val="28"/>
                <w:lang w:val="en-DE" w:eastAsia="zh-CN"/>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ins w:id="46" w:author="JOJO.LEE" w:date="2024-04-27T18:55:00Z">
              <w:r w:rsidR="00000000" w:rsidRPr="00AF3ED1">
                <w:rPr>
                  <w:rFonts w:ascii="Century Gothic" w:eastAsia="SimSun" w:hAnsi="Century Gothic" w:cs="SimSun"/>
                  <w:sz w:val="28"/>
                  <w:szCs w:val="28"/>
                  <w:lang w:eastAsia="zh-CN"/>
                </w:rPr>
                <w:t>（</w:t>
              </w:r>
            </w:ins>
            <w:r w:rsidRPr="00AF3ED1">
              <w:rPr>
                <w:rFonts w:ascii="Century Gothic" w:eastAsia="SimSun" w:hAnsi="Century Gothic" w:cs="SimSun"/>
                <w:sz w:val="28"/>
                <w:szCs w:val="28"/>
                <w:lang w:val="en" w:eastAsia="zh-CN"/>
              </w:rPr>
              <w:t>The sound of phone calls and lingering intertwine</w:t>
            </w:r>
            <w:r w:rsidRPr="00AF3ED1">
              <w:rPr>
                <w:rFonts w:ascii="Century Gothic" w:eastAsia="SimSun" w:hAnsi="Century Gothic" w:cs="SimSun"/>
                <w:sz w:val="28"/>
                <w:szCs w:val="28"/>
                <w:lang w:val="en" w:eastAsia="zh-CN"/>
              </w:rPr>
              <w:t>d</w:t>
            </w:r>
          </w:p>
          <w:p w14:paraId="5C59FCC9" w14:textId="3EF87B23" w:rsidR="00C510E7" w:rsidRPr="00AF3ED1" w:rsidRDefault="00000000">
            <w:pPr>
              <w:kinsoku/>
              <w:rPr>
                <w:rFonts w:ascii="Century Gothic" w:eastAsia="SimSun" w:hAnsi="Century Gothic" w:cs="SimSun"/>
                <w:sz w:val="28"/>
                <w:szCs w:val="28"/>
                <w:lang w:eastAsia="zh-CN"/>
              </w:rPr>
            </w:pPr>
            <w:ins w:id="47" w:author="JOJO.LEE" w:date="2024-04-27T18:55:00Z">
              <w:r w:rsidRPr="00AF3ED1">
                <w:rPr>
                  <w:rFonts w:ascii="Century Gothic" w:eastAsia="SimSun" w:hAnsi="Century Gothic" w:cs="SimSun"/>
                  <w:sz w:val="28"/>
                  <w:szCs w:val="28"/>
                  <w:lang w:eastAsia="zh-CN"/>
                </w:rPr>
                <w:t>）</w:t>
              </w:r>
            </w:ins>
          </w:p>
        </w:tc>
      </w:tr>
    </w:tbl>
    <w:p w14:paraId="50BCD88D" w14:textId="77777777" w:rsidR="00C510E7" w:rsidRPr="00AF3ED1" w:rsidRDefault="00C510E7">
      <w:pPr>
        <w:kinsoku/>
        <w:rPr>
          <w:rFonts w:ascii="Century Gothic" w:eastAsia="SimSun" w:hAnsi="Century Gothic" w:cs="SimSun"/>
          <w:sz w:val="28"/>
          <w:szCs w:val="28"/>
          <w:lang w:eastAsia="zh-CN"/>
        </w:rPr>
      </w:pPr>
    </w:p>
    <w:p w14:paraId="16C44E2A"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 wears a suspender skirt.</w:t>
      </w:r>
    </w:p>
    <w:p w14:paraId="03F74D18"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back zipper is open.</w:t>
      </w:r>
    </w:p>
    <w:p w14:paraId="41554F29"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husband: Where are you?</w:t>
      </w:r>
    </w:p>
    <w:p w14:paraId="00CAAFA4"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 Well... I just got back to the hotel...</w:t>
      </w:r>
    </w:p>
    <w:p w14:paraId="7AC0CE96"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husband: Why don’t you answer my call? Are you that busy? Did you know that my son went to the hospital today? He was fighting with his classmates at school and was pushed up a pillar by other children.</w:t>
      </w:r>
    </w:p>
    <w:p w14:paraId="51C2508C"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husband: I couldn’t find my child’s ID card this afternoon. I had to hang up and you didn’t answer the phone.</w:t>
      </w:r>
    </w:p>
    <w:p w14:paraId="2698DA0F"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 I'm sorry</w:t>
      </w:r>
      <w:proofErr w:type="gramStart"/>
      <w:r w:rsidRPr="000206B6">
        <w:rPr>
          <w:rFonts w:ascii="Century Gothic" w:eastAsia="SimSun" w:hAnsi="Century Gothic" w:cs="SimSun"/>
          <w:sz w:val="28"/>
          <w:szCs w:val="28"/>
          <w:lang w:val="en-GB" w:eastAsia="zh-CN"/>
        </w:rPr>
        <w:t>....I</w:t>
      </w:r>
      <w:proofErr w:type="gramEnd"/>
      <w:r w:rsidRPr="000206B6">
        <w:rPr>
          <w:rFonts w:ascii="Century Gothic" w:eastAsia="SimSun" w:hAnsi="Century Gothic" w:cs="SimSun"/>
          <w:sz w:val="28"/>
          <w:szCs w:val="28"/>
          <w:lang w:val="en-GB" w:eastAsia="zh-CN"/>
        </w:rPr>
        <w:t xml:space="preserve"> didn't mean it....How is the child doing now?</w:t>
      </w:r>
    </w:p>
    <w:p w14:paraId="50F24B10"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Chen Yiming felt something was wrong with Du Xinyi's family in the living room.</w:t>
      </w:r>
    </w:p>
    <w:p w14:paraId="7A3687F0"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husband: I got stitches and now I’m bringing them back.</w:t>
      </w:r>
    </w:p>
    <w:p w14:paraId="190A0E4E" w14:textId="77777777" w:rsidR="000206B6" w:rsidRPr="000206B6" w:rsidRDefault="000206B6" w:rsidP="000206B6">
      <w:pPr>
        <w:kinsoku/>
        <w:rPr>
          <w:rFonts w:ascii="Century Gothic" w:eastAsia="SimSun" w:hAnsi="Century Gothic" w:cs="SimSun"/>
          <w:sz w:val="28"/>
          <w:szCs w:val="28"/>
          <w:lang w:val="en-GB" w:eastAsia="zh-CN"/>
        </w:rPr>
      </w:pPr>
      <w:r w:rsidRPr="000206B6">
        <w:rPr>
          <w:rFonts w:ascii="Century Gothic" w:eastAsia="SimSun" w:hAnsi="Century Gothic" w:cs="SimSun"/>
          <w:sz w:val="28"/>
          <w:szCs w:val="28"/>
          <w:lang w:val="en-GB" w:eastAsia="zh-CN"/>
        </w:rPr>
        <w:t>Du Xinyi’s husband: Which is more important, your children or your work?</w:t>
      </w:r>
    </w:p>
    <w:p w14:paraId="544BCFAB" w14:textId="31D39370" w:rsidR="00C510E7" w:rsidRPr="00AF3ED1" w:rsidRDefault="000206B6" w:rsidP="000206B6">
      <w:pPr>
        <w:kinsoku/>
        <w:rPr>
          <w:rFonts w:ascii="Century Gothic" w:eastAsia="SimSun" w:hAnsi="Century Gothic" w:cs="SimSun"/>
          <w:sz w:val="28"/>
          <w:szCs w:val="28"/>
          <w:lang w:eastAsia="zh-CN"/>
        </w:rPr>
      </w:pPr>
      <w:r w:rsidRPr="00AF3ED1">
        <w:rPr>
          <w:rFonts w:ascii="Century Gothic" w:eastAsia="SimSun" w:hAnsi="Century Gothic" w:cs="SimSun"/>
          <w:sz w:val="28"/>
          <w:szCs w:val="28"/>
          <w:lang w:val="en-GB" w:eastAsia="zh-CN"/>
        </w:rPr>
        <w:t>Du Xinyi felt very guilty: Well... I'll be back early tomorrow morning</w:t>
      </w:r>
    </w:p>
    <w:p w14:paraId="7B6AABD5" w14:textId="77777777" w:rsidR="00C510E7" w:rsidRPr="00AF3ED1" w:rsidRDefault="00C510E7">
      <w:pPr>
        <w:kinsoku/>
        <w:rPr>
          <w:rFonts w:ascii="Century Gothic" w:eastAsia="SimSun" w:hAnsi="Century Gothic" w:cs="SimSun"/>
          <w:sz w:val="28"/>
          <w:szCs w:val="28"/>
          <w:lang w:eastAsia="zh-Hans"/>
        </w:rPr>
      </w:pPr>
    </w:p>
    <w:p w14:paraId="464F0CFB" w14:textId="77777777" w:rsidR="00C510E7" w:rsidRPr="00AF3ED1" w:rsidRDefault="00C510E7">
      <w:pPr>
        <w:kinsoku/>
        <w:rPr>
          <w:rFonts w:ascii="Century Gothic" w:eastAsia="SimSun" w:hAnsi="Century Gothic" w:cs="SimSun"/>
          <w:sz w:val="28"/>
          <w:szCs w:val="28"/>
          <w:lang w:eastAsia="zh-CN"/>
        </w:rPr>
      </w:pPr>
    </w:p>
    <w:p w14:paraId="61B1C3BC" w14:textId="77777777" w:rsidR="00C510E7" w:rsidRPr="00AF3ED1" w:rsidRDefault="00C510E7">
      <w:pPr>
        <w:kinsoku/>
        <w:rPr>
          <w:rFonts w:ascii="Century Gothic" w:eastAsia="SimSun" w:hAnsi="Century Gothic" w:cs="SimSun"/>
          <w:sz w:val="28"/>
          <w:szCs w:val="28"/>
          <w:lang w:eastAsia="zh-CN"/>
        </w:rPr>
      </w:pPr>
    </w:p>
    <w:p w14:paraId="7BAEF93B" w14:textId="77777777" w:rsidR="00C510E7" w:rsidRPr="00AF3ED1" w:rsidRDefault="00C510E7">
      <w:pPr>
        <w:kinsoku/>
        <w:rPr>
          <w:rFonts w:ascii="Century Gothic" w:eastAsia="SimSun" w:hAnsi="Century Gothic" w:cs="SimSun"/>
          <w:sz w:val="28"/>
          <w:szCs w:val="28"/>
          <w:lang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1A004132" w14:textId="77777777">
        <w:trPr>
          <w:trHeight w:val="631"/>
        </w:trPr>
        <w:tc>
          <w:tcPr>
            <w:tcW w:w="4790" w:type="dxa"/>
          </w:tcPr>
          <w:p w14:paraId="029C48E5" w14:textId="3CEFC457"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lastRenderedPageBreak/>
              <w:t>Scene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lang w:eastAsia="zh-CN"/>
              </w:rPr>
              <w:t>71</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Hotel</w:t>
            </w:r>
            <w:proofErr w:type="spellEnd"/>
          </w:p>
        </w:tc>
        <w:tc>
          <w:tcPr>
            <w:tcW w:w="4790" w:type="dxa"/>
          </w:tcPr>
          <w:p w14:paraId="40A5216E" w14:textId="0BA14511"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2B395E64" w14:textId="77777777">
        <w:trPr>
          <w:trHeight w:val="631"/>
        </w:trPr>
        <w:tc>
          <w:tcPr>
            <w:tcW w:w="4790" w:type="dxa"/>
          </w:tcPr>
          <w:p w14:paraId="16D1E98B" w14:textId="11841ED2" w:rsidR="00C510E7" w:rsidRPr="00AF3ED1" w:rsidRDefault="000206B6">
            <w:pPr>
              <w:kinsoku/>
              <w:rPr>
                <w:rFonts w:ascii="Century Gothic" w:eastAsia="SimSun" w:hAnsi="Century Gothic" w:cs="SimSun"/>
                <w:sz w:val="28"/>
                <w:szCs w:val="28"/>
                <w:lang w:eastAsia="zh-Hans"/>
              </w:rPr>
            </w:pPr>
            <w:r w:rsidRPr="00AF3ED1">
              <w:rPr>
                <w:rFonts w:ascii="Century Gothic" w:eastAsia="SimSun" w:hAnsi="Century Gothic" w:cs="SimSun"/>
                <w:sz w:val="28"/>
                <w:szCs w:val="28"/>
              </w:rPr>
              <w:t>Character</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Hans"/>
              </w:rPr>
              <w:t>Chen Yiming</w:t>
            </w:r>
          </w:p>
        </w:tc>
        <w:tc>
          <w:tcPr>
            <w:tcW w:w="4790" w:type="dxa"/>
          </w:tcPr>
          <w:p w14:paraId="0DF92CD3" w14:textId="085E94DA"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Hotel</w:t>
            </w:r>
            <w:r w:rsidR="00000000" w:rsidRPr="00AF3ED1">
              <w:rPr>
                <w:rFonts w:ascii="Century Gothic" w:eastAsia="SimSun" w:hAnsi="Century Gothic" w:cs="SimSun"/>
                <w:sz w:val="28"/>
                <w:szCs w:val="28"/>
              </w:rPr>
              <w:t>：</w:t>
            </w:r>
          </w:p>
        </w:tc>
      </w:tr>
    </w:tbl>
    <w:p w14:paraId="52E6DD98" w14:textId="77777777" w:rsidR="00C510E7" w:rsidRPr="00AF3ED1" w:rsidRDefault="00C510E7">
      <w:pPr>
        <w:kinsoku/>
        <w:rPr>
          <w:rFonts w:ascii="Century Gothic" w:eastAsia="SimSun" w:hAnsi="Century Gothic" w:cs="SimSun"/>
          <w:sz w:val="28"/>
          <w:szCs w:val="28"/>
          <w:lang w:eastAsia="zh-Hans"/>
        </w:rPr>
      </w:pPr>
    </w:p>
    <w:p w14:paraId="6D394957"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Chen Yiming realizes that his presence has caused all of this to unfold.</w:t>
      </w:r>
    </w:p>
    <w:p w14:paraId="49BF8D16"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As Du Xinyi is on the phone, Chen Yiming leaves the room.</w:t>
      </w:r>
    </w:p>
    <w:p w14:paraId="54944FD8"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doesn’t want Du Xinyi to feel uncomfortable because of him.</w:t>
      </w:r>
    </w:p>
    <w:p w14:paraId="58C7FCEA" w14:textId="77777777" w:rsidR="000206B6" w:rsidRPr="000206B6" w:rsidRDefault="000206B6" w:rsidP="000206B6">
      <w:pPr>
        <w:kinsoku/>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He doesn’t close the door to the room.</w:t>
      </w:r>
    </w:p>
    <w:p w14:paraId="19E8C4E1" w14:textId="77777777" w:rsidR="00C510E7" w:rsidRPr="00AF3ED1" w:rsidRDefault="00C510E7">
      <w:pPr>
        <w:kinsoku/>
        <w:rPr>
          <w:rFonts w:ascii="Century Gothic" w:eastAsia="SimSun" w:hAnsi="Century Gothic" w:cs="SimSun"/>
          <w:sz w:val="28"/>
          <w:szCs w:val="28"/>
          <w:lang w:val="en-DE" w:eastAsia="zh-CN"/>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4A5EA8DC" w14:textId="77777777">
        <w:trPr>
          <w:trHeight w:val="631"/>
        </w:trPr>
        <w:tc>
          <w:tcPr>
            <w:tcW w:w="4790" w:type="dxa"/>
          </w:tcPr>
          <w:p w14:paraId="11D5A9A2" w14:textId="1403DA6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Scene</w:t>
            </w:r>
            <w:r w:rsidR="00000000" w:rsidRPr="00AF3ED1">
              <w:rPr>
                <w:rFonts w:ascii="Century Gothic" w:eastAsia="SimSun" w:hAnsi="Century Gothic" w:cs="SimSun"/>
                <w:sz w:val="28"/>
                <w:szCs w:val="28"/>
              </w:rPr>
              <w:t xml:space="preserve"> </w:t>
            </w:r>
            <w:r w:rsidR="00000000" w:rsidRPr="00AF3ED1">
              <w:rPr>
                <w:rFonts w:ascii="Century Gothic" w:eastAsia="SimSun" w:hAnsi="Century Gothic" w:cs="SimSun"/>
                <w:sz w:val="28"/>
                <w:szCs w:val="28"/>
                <w:lang w:eastAsia="zh-CN"/>
              </w:rPr>
              <w:t>72</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rPr>
              <w:t>Hotel</w:t>
            </w:r>
            <w:proofErr w:type="spellEnd"/>
            <w:r w:rsidRPr="00AF3ED1">
              <w:rPr>
                <w:rFonts w:ascii="Century Gothic" w:eastAsia="SimSun" w:hAnsi="Century Gothic" w:cs="SimSun"/>
                <w:sz w:val="28"/>
                <w:szCs w:val="28"/>
              </w:rPr>
              <w:t xml:space="preserve"> Corridor</w:t>
            </w:r>
          </w:p>
        </w:tc>
        <w:tc>
          <w:tcPr>
            <w:tcW w:w="4790" w:type="dxa"/>
          </w:tcPr>
          <w:p w14:paraId="4CD960AD" w14:textId="15B2BD98"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EF512EB" w14:textId="77777777">
        <w:trPr>
          <w:trHeight w:val="631"/>
        </w:trPr>
        <w:tc>
          <w:tcPr>
            <w:tcW w:w="4790" w:type="dxa"/>
          </w:tcPr>
          <w:p w14:paraId="2C80DBDC" w14:textId="590C2765"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rPr>
              <w:t>Chen Yiming</w:t>
            </w:r>
          </w:p>
        </w:tc>
        <w:tc>
          <w:tcPr>
            <w:tcW w:w="4790" w:type="dxa"/>
          </w:tcPr>
          <w:p w14:paraId="667F5BE3" w14:textId="6FC67EE6"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5AE39A16" w14:textId="77777777" w:rsidR="00C510E7" w:rsidRPr="00AF3ED1" w:rsidRDefault="00C510E7">
      <w:pPr>
        <w:kinsoku/>
        <w:rPr>
          <w:rFonts w:ascii="Century Gothic" w:eastAsia="SimSun" w:hAnsi="Century Gothic" w:cs="SimSun"/>
          <w:sz w:val="28"/>
          <w:szCs w:val="28"/>
        </w:rPr>
      </w:pPr>
    </w:p>
    <w:p w14:paraId="3EEA620C" w14:textId="77777777" w:rsidR="000206B6" w:rsidRPr="000206B6" w:rsidRDefault="000206B6" w:rsidP="000206B6">
      <w:pPr>
        <w:kinsoku/>
        <w:rPr>
          <w:rFonts w:ascii="Century Gothic" w:eastAsia="SimSun" w:hAnsi="Century Gothic" w:cs="SimSun"/>
          <w:sz w:val="28"/>
          <w:szCs w:val="28"/>
          <w:lang w:val="en-DE"/>
        </w:rPr>
      </w:pPr>
      <w:r w:rsidRPr="000206B6">
        <w:rPr>
          <w:rFonts w:ascii="Century Gothic" w:eastAsia="SimSun" w:hAnsi="Century Gothic" w:cs="SimSun"/>
          <w:sz w:val="28"/>
          <w:szCs w:val="28"/>
          <w:lang w:val="en-DE"/>
        </w:rPr>
        <w:t>Chen Yiming’s silhouette</w:t>
      </w:r>
    </w:p>
    <w:p w14:paraId="214A13EA" w14:textId="77777777" w:rsidR="00C510E7" w:rsidRPr="00AF3ED1" w:rsidRDefault="00C510E7">
      <w:pPr>
        <w:kinsoku/>
        <w:rPr>
          <w:rFonts w:ascii="Century Gothic" w:eastAsia="SimSun" w:hAnsi="Century Gothic" w:cs="SimSun"/>
          <w:sz w:val="28"/>
          <w:szCs w:val="28"/>
        </w:rPr>
      </w:pPr>
    </w:p>
    <w:p w14:paraId="31EAC09D" w14:textId="77777777" w:rsidR="00C510E7" w:rsidRPr="00AF3ED1" w:rsidRDefault="00C510E7">
      <w:pPr>
        <w:kinsoku/>
        <w:rPr>
          <w:rFonts w:ascii="Century Gothic" w:eastAsia="SimSun" w:hAnsi="Century Gothic" w:cs="SimSun"/>
          <w:sz w:val="28"/>
          <w:szCs w:val="28"/>
        </w:rPr>
      </w:pPr>
    </w:p>
    <w:tbl>
      <w:tblPr>
        <w:tblStyle w:val="TableNormal1"/>
        <w:tblW w:w="95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90"/>
        <w:gridCol w:w="4790"/>
      </w:tblGrid>
      <w:tr w:rsidR="00C510E7" w:rsidRPr="00AF3ED1" w14:paraId="6EFFCE33" w14:textId="77777777">
        <w:trPr>
          <w:trHeight w:val="631"/>
        </w:trPr>
        <w:tc>
          <w:tcPr>
            <w:tcW w:w="4790" w:type="dxa"/>
          </w:tcPr>
          <w:p w14:paraId="15EC2140" w14:textId="5598ACFC" w:rsidR="00C510E7" w:rsidRPr="00AF3ED1" w:rsidRDefault="000206B6">
            <w:pPr>
              <w:kinsoku/>
              <w:rPr>
                <w:rFonts w:ascii="Century Gothic" w:eastAsia="SimSun" w:hAnsi="Century Gothic" w:cs="SimSun"/>
                <w:sz w:val="28"/>
                <w:szCs w:val="28"/>
                <w:lang w:eastAsia="zh-Hans"/>
              </w:rPr>
            </w:pPr>
            <w:r w:rsidRPr="00AF3ED1">
              <w:rPr>
                <w:rFonts w:ascii="Century Gothic" w:eastAsia="SimSun" w:hAnsi="Century Gothic" w:cs="SimSun"/>
                <w:sz w:val="28"/>
                <w:szCs w:val="28"/>
              </w:rPr>
              <w:t xml:space="preserve">Scene </w:t>
            </w:r>
            <w:r w:rsidR="00000000" w:rsidRPr="00AF3ED1">
              <w:rPr>
                <w:rFonts w:ascii="Century Gothic" w:eastAsia="SimSun" w:hAnsi="Century Gothic" w:cs="SimSun"/>
                <w:sz w:val="28"/>
                <w:szCs w:val="28"/>
                <w:lang w:eastAsia="zh-CN"/>
              </w:rPr>
              <w:t>73</w:t>
            </w:r>
            <w:r w:rsidR="00000000" w:rsidRPr="00AF3ED1">
              <w:rPr>
                <w:rFonts w:ascii="Century Gothic" w:eastAsia="SimSun" w:hAnsi="Century Gothic" w:cs="SimSun"/>
                <w:sz w:val="28"/>
                <w:szCs w:val="28"/>
              </w:rPr>
              <w:t xml:space="preserve">           </w:t>
            </w:r>
            <w:proofErr w:type="spellStart"/>
            <w:r w:rsidRPr="00AF3ED1">
              <w:rPr>
                <w:rFonts w:ascii="Century Gothic" w:eastAsia="SimSun" w:hAnsi="Century Gothic" w:cs="SimSun"/>
                <w:sz w:val="28"/>
                <w:szCs w:val="28"/>
              </w:rPr>
              <w:t>Location</w:t>
            </w:r>
            <w:r w:rsidR="00000000" w:rsidRPr="00AF3ED1">
              <w:rPr>
                <w:rFonts w:ascii="Century Gothic" w:eastAsia="SimSun" w:hAnsi="Century Gothic" w:cs="SimSun"/>
                <w:sz w:val="28"/>
                <w:szCs w:val="28"/>
              </w:rPr>
              <w:t>：</w:t>
            </w:r>
            <w:r w:rsidRPr="00AF3ED1">
              <w:rPr>
                <w:rFonts w:ascii="Century Gothic" w:eastAsia="SimSun" w:hAnsi="Century Gothic" w:cs="SimSun"/>
                <w:sz w:val="28"/>
                <w:szCs w:val="28"/>
                <w:lang w:eastAsia="zh-Hans"/>
              </w:rPr>
              <w:t>Hotel</w:t>
            </w:r>
            <w:proofErr w:type="spellEnd"/>
          </w:p>
        </w:tc>
        <w:tc>
          <w:tcPr>
            <w:tcW w:w="4790" w:type="dxa"/>
          </w:tcPr>
          <w:p w14:paraId="1EC46267" w14:textId="1108DACC"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Time</w:t>
            </w:r>
            <w:r w:rsidR="00000000" w:rsidRPr="00AF3ED1">
              <w:rPr>
                <w:rFonts w:ascii="Century Gothic" w:eastAsia="SimSun" w:hAnsi="Century Gothic" w:cs="SimSun"/>
                <w:sz w:val="28"/>
                <w:szCs w:val="28"/>
              </w:rPr>
              <w:t>：</w:t>
            </w:r>
          </w:p>
        </w:tc>
      </w:tr>
      <w:tr w:rsidR="00C510E7" w:rsidRPr="00AF3ED1" w14:paraId="335D12C9" w14:textId="77777777">
        <w:trPr>
          <w:trHeight w:val="631"/>
        </w:trPr>
        <w:tc>
          <w:tcPr>
            <w:tcW w:w="4790" w:type="dxa"/>
          </w:tcPr>
          <w:p w14:paraId="669670FD" w14:textId="06BCD0AF" w:rsidR="00C510E7" w:rsidRPr="00AF3ED1" w:rsidRDefault="000206B6">
            <w:pPr>
              <w:kinsoku/>
              <w:rPr>
                <w:rFonts w:ascii="Century Gothic" w:eastAsia="SimSun" w:hAnsi="Century Gothic" w:cs="SimSun"/>
                <w:sz w:val="28"/>
                <w:szCs w:val="28"/>
                <w:lang w:eastAsia="zh-CN"/>
              </w:rPr>
            </w:pPr>
            <w:r w:rsidRPr="00AF3ED1">
              <w:rPr>
                <w:rFonts w:ascii="Century Gothic" w:eastAsia="SimSun" w:hAnsi="Century Gothic" w:cs="SimSun"/>
                <w:sz w:val="28"/>
                <w:szCs w:val="28"/>
              </w:rPr>
              <w:t>Characters</w:t>
            </w:r>
            <w:r w:rsidR="00000000" w:rsidRPr="00AF3ED1">
              <w:rPr>
                <w:rFonts w:ascii="Century Gothic" w:eastAsia="SimSun" w:hAnsi="Century Gothic" w:cs="SimSun"/>
                <w:sz w:val="28"/>
                <w:szCs w:val="28"/>
              </w:rPr>
              <w:t>：</w:t>
            </w:r>
            <w:r w:rsidR="00000000" w:rsidRPr="00AF3ED1">
              <w:rPr>
                <w:rFonts w:ascii="Century Gothic" w:eastAsia="SimSun" w:hAnsi="Century Gothic" w:cs="SimSun"/>
                <w:sz w:val="28"/>
                <w:szCs w:val="28"/>
              </w:rPr>
              <w:t xml:space="preserve"> </w:t>
            </w:r>
            <w:r w:rsidRPr="00AF3ED1">
              <w:rPr>
                <w:rFonts w:ascii="Century Gothic" w:eastAsia="SimSun" w:hAnsi="Century Gothic" w:cs="SimSun"/>
                <w:sz w:val="28"/>
                <w:szCs w:val="28"/>
                <w:lang w:eastAsia="zh-Hans"/>
              </w:rPr>
              <w:t>Du Xinyi/Chen Yiming</w:t>
            </w:r>
          </w:p>
        </w:tc>
        <w:tc>
          <w:tcPr>
            <w:tcW w:w="4790" w:type="dxa"/>
          </w:tcPr>
          <w:p w14:paraId="34797A7E" w14:textId="23A99B98" w:rsidR="00C510E7" w:rsidRPr="00AF3ED1" w:rsidRDefault="000206B6">
            <w:pPr>
              <w:kinsoku/>
              <w:rPr>
                <w:rFonts w:ascii="Century Gothic" w:eastAsia="SimSun" w:hAnsi="Century Gothic" w:cs="SimSun"/>
                <w:sz w:val="28"/>
                <w:szCs w:val="28"/>
              </w:rPr>
            </w:pPr>
            <w:r w:rsidRPr="00AF3ED1">
              <w:rPr>
                <w:rFonts w:ascii="Century Gothic" w:eastAsia="SimSun" w:hAnsi="Century Gothic" w:cs="SimSun"/>
                <w:sz w:val="28"/>
                <w:szCs w:val="28"/>
              </w:rPr>
              <w:t>Note</w:t>
            </w:r>
            <w:r w:rsidR="00000000" w:rsidRPr="00AF3ED1">
              <w:rPr>
                <w:rFonts w:ascii="Century Gothic" w:eastAsia="SimSun" w:hAnsi="Century Gothic" w:cs="SimSun"/>
                <w:sz w:val="28"/>
                <w:szCs w:val="28"/>
              </w:rPr>
              <w:t>：</w:t>
            </w:r>
          </w:p>
        </w:tc>
      </w:tr>
    </w:tbl>
    <w:p w14:paraId="14A668C9" w14:textId="77777777" w:rsidR="00C510E7" w:rsidRPr="00AF3ED1" w:rsidRDefault="00C510E7">
      <w:pPr>
        <w:kinsoku/>
        <w:rPr>
          <w:rFonts w:ascii="Century Gothic" w:eastAsia="SimSun" w:hAnsi="Century Gothic" w:cs="SimSun"/>
          <w:sz w:val="28"/>
          <w:szCs w:val="28"/>
          <w:lang w:eastAsia="zh-Hans"/>
        </w:rPr>
      </w:pPr>
    </w:p>
    <w:p w14:paraId="4796E447" w14:textId="77777777" w:rsidR="000206B6" w:rsidRPr="000206B6" w:rsidRDefault="000206B6" w:rsidP="000206B6">
      <w:pPr>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looks at the empty living room.</w:t>
      </w:r>
    </w:p>
    <w:p w14:paraId="02C05289" w14:textId="77777777" w:rsidR="000206B6" w:rsidRPr="000206B6" w:rsidRDefault="000206B6" w:rsidP="000206B6">
      <w:pPr>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The room door is open.</w:t>
      </w:r>
    </w:p>
    <w:p w14:paraId="272B03F9" w14:textId="77777777" w:rsidR="000206B6" w:rsidRPr="000206B6" w:rsidRDefault="000206B6" w:rsidP="000206B6">
      <w:pPr>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She walks toward the door.</w:t>
      </w:r>
    </w:p>
    <w:p w14:paraId="384435C3" w14:textId="77777777" w:rsidR="000206B6" w:rsidRPr="000206B6" w:rsidRDefault="000206B6" w:rsidP="000206B6">
      <w:pPr>
        <w:rPr>
          <w:rFonts w:ascii="Century Gothic" w:eastAsia="SimSun" w:hAnsi="Century Gothic" w:cs="SimSun"/>
          <w:sz w:val="28"/>
          <w:szCs w:val="28"/>
          <w:lang w:val="en-DE" w:eastAsia="zh-CN"/>
        </w:rPr>
      </w:pPr>
      <w:r w:rsidRPr="000206B6">
        <w:rPr>
          <w:rFonts w:ascii="Century Gothic" w:eastAsia="SimSun" w:hAnsi="Century Gothic" w:cs="SimSun"/>
          <w:sz w:val="28"/>
          <w:szCs w:val="28"/>
          <w:lang w:val="en-DE" w:eastAsia="zh-CN"/>
        </w:rPr>
        <w:t>Du Xinyi watches the back of Chen Yiming as he walks away.</w:t>
      </w:r>
    </w:p>
    <w:p w14:paraId="2621C2BC" w14:textId="77777777" w:rsidR="00C510E7" w:rsidRPr="00AF3ED1" w:rsidRDefault="00C510E7">
      <w:pPr>
        <w:rPr>
          <w:rFonts w:ascii="Century Gothic" w:hAnsi="Century Gothic"/>
          <w:sz w:val="28"/>
          <w:szCs w:val="28"/>
          <w:lang w:val="en-DE"/>
        </w:rPr>
      </w:pPr>
    </w:p>
    <w:sectPr w:rsidR="00C510E7" w:rsidRPr="00AF3ED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26993" w14:textId="77777777" w:rsidR="008223B4" w:rsidRDefault="008223B4">
      <w:r>
        <w:separator/>
      </w:r>
    </w:p>
  </w:endnote>
  <w:endnote w:type="continuationSeparator" w:id="0">
    <w:p w14:paraId="0D64BD28" w14:textId="77777777" w:rsidR="008223B4" w:rsidRDefault="00822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B76266" w14:textId="77777777" w:rsidR="00C510E7" w:rsidRDefault="00000000">
    <w:pPr>
      <w:pStyle w:val="Footer"/>
    </w:pPr>
    <w:r>
      <w:rPr>
        <w:noProof/>
      </w:rPr>
      <mc:AlternateContent>
        <mc:Choice Requires="wps">
          <w:drawing>
            <wp:anchor distT="0" distB="0" distL="114300" distR="114300" simplePos="0" relativeHeight="251659264" behindDoc="0" locked="0" layoutInCell="1" allowOverlap="1" wp14:anchorId="5C834299" wp14:editId="329ED4E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5A7C49" w14:textId="77777777" w:rsidR="00C510E7"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834299"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125A7C49" w14:textId="77777777" w:rsidR="00C510E7"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9A892" w14:textId="77777777" w:rsidR="008223B4" w:rsidRDefault="008223B4">
      <w:r>
        <w:separator/>
      </w:r>
    </w:p>
  </w:footnote>
  <w:footnote w:type="continuationSeparator" w:id="0">
    <w:p w14:paraId="723BB5C1" w14:textId="77777777" w:rsidR="008223B4" w:rsidRDefault="008223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F791DCD"/>
    <w:multiLevelType w:val="singleLevel"/>
    <w:tmpl w:val="AF791DCD"/>
    <w:lvl w:ilvl="0">
      <w:start w:val="2"/>
      <w:numFmt w:val="decimal"/>
      <w:suff w:val="space"/>
      <w:lvlText w:val="%1."/>
      <w:lvlJc w:val="left"/>
    </w:lvl>
  </w:abstractNum>
  <w:abstractNum w:abstractNumId="1" w15:restartNumberingAfterBreak="0">
    <w:nsid w:val="FFEFDB98"/>
    <w:multiLevelType w:val="singleLevel"/>
    <w:tmpl w:val="FFEFDB98"/>
    <w:lvl w:ilvl="0">
      <w:start w:val="1"/>
      <w:numFmt w:val="decimal"/>
      <w:suff w:val="space"/>
      <w:lvlText w:val="%1."/>
      <w:lvlJc w:val="left"/>
    </w:lvl>
  </w:abstractNum>
  <w:num w:numId="1" w16cid:durableId="85729278">
    <w:abstractNumId w:val="1"/>
  </w:num>
  <w:num w:numId="2" w16cid:durableId="471825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73FEAD8"/>
    <w:rsid w:val="FF7FDA83"/>
    <w:rsid w:val="000206B6"/>
    <w:rsid w:val="0014046F"/>
    <w:rsid w:val="00162206"/>
    <w:rsid w:val="003878E1"/>
    <w:rsid w:val="003F73AF"/>
    <w:rsid w:val="004330EA"/>
    <w:rsid w:val="00572E4F"/>
    <w:rsid w:val="005E01ED"/>
    <w:rsid w:val="006C3DD7"/>
    <w:rsid w:val="008223B4"/>
    <w:rsid w:val="00863B4D"/>
    <w:rsid w:val="00903E5C"/>
    <w:rsid w:val="00AC2258"/>
    <w:rsid w:val="00AF3ED1"/>
    <w:rsid w:val="00B21749"/>
    <w:rsid w:val="00BB24B9"/>
    <w:rsid w:val="00C510E7"/>
    <w:rsid w:val="00C91C2B"/>
    <w:rsid w:val="00CA69FC"/>
    <w:rsid w:val="00DB3439"/>
    <w:rsid w:val="00DE0D01"/>
    <w:rsid w:val="00E57E6D"/>
    <w:rsid w:val="773FEA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49AA"/>
  <w15:docId w15:val="{E75F1F73-4280-2645-B52B-FD4F54041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DE" w:eastAsia="en-GB"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pPr>
    <w:rPr>
      <w:sz w:val="18"/>
    </w:rPr>
  </w:style>
  <w:style w:type="paragraph" w:styleId="NormalWeb">
    <w:name w:val="Normal (Web)"/>
    <w:basedOn w:val="Normal"/>
    <w:qFormat/>
    <w:pPr>
      <w:spacing w:beforeAutospacing="1" w:afterAutospacing="1"/>
    </w:pPr>
    <w:rPr>
      <w:rFonts w:cs="Times New Roman"/>
      <w:sz w:val="24"/>
      <w:lang w:eastAsia="zh-CN"/>
    </w:rPr>
  </w:style>
  <w:style w:type="table" w:customStyle="1" w:styleId="TableNormal1">
    <w:name w:val="Table Normal1"/>
    <w:unhideWhenUsed/>
    <w:qFormat/>
    <w:tblPr>
      <w:tblCellMar>
        <w:top w:w="0" w:type="dxa"/>
        <w:left w:w="0" w:type="dxa"/>
        <w:bottom w:w="0" w:type="dxa"/>
        <w:right w:w="0" w:type="dxa"/>
      </w:tblCellMar>
    </w:tblPr>
  </w:style>
  <w:style w:type="paragraph" w:customStyle="1" w:styleId="p1">
    <w:name w:val="p1"/>
    <w:basedOn w:val="Normal"/>
    <w:rsid w:val="00DB3439"/>
    <w:pPr>
      <w:kinsoku/>
      <w:autoSpaceDE/>
      <w:autoSpaceDN/>
      <w:adjustRightInd/>
      <w:snapToGrid/>
      <w:textAlignment w:val="auto"/>
    </w:pPr>
    <w:rPr>
      <w:rFonts w:ascii=".AppleSystemUIFont" w:eastAsia="Times New Roman" w:hAnsi=".AppleSystemUIFont" w:cs="Times New Roman"/>
      <w:snapToGrid/>
      <w:color w:val="0E0E0E"/>
      <w:lang w:val="en-DE" w:eastAsia="en-GB"/>
    </w:rPr>
  </w:style>
  <w:style w:type="paragraph" w:customStyle="1" w:styleId="p2">
    <w:name w:val="p2"/>
    <w:basedOn w:val="Normal"/>
    <w:rsid w:val="00DB3439"/>
    <w:pPr>
      <w:kinsoku/>
      <w:autoSpaceDE/>
      <w:autoSpaceDN/>
      <w:adjustRightInd/>
      <w:snapToGrid/>
      <w:textAlignment w:val="auto"/>
    </w:pPr>
    <w:rPr>
      <w:rFonts w:ascii=".AppleSystemUIFont" w:eastAsia="Times New Roman" w:hAnsi=".AppleSystemUIFont" w:cs="Times New Roman"/>
      <w:snapToGrid/>
      <w:color w:val="0E0E0E"/>
      <w:lang w:val="en-DE" w:eastAsia="en-GB"/>
    </w:rPr>
  </w:style>
  <w:style w:type="paragraph" w:styleId="HTMLPreformatted">
    <w:name w:val="HTML Preformatted"/>
    <w:basedOn w:val="Normal"/>
    <w:link w:val="HTMLPreformattedChar"/>
    <w:rsid w:val="000206B6"/>
    <w:rPr>
      <w:rFonts w:ascii="Consolas" w:hAnsi="Consolas" w:cs="Consolas"/>
      <w:sz w:val="20"/>
      <w:szCs w:val="20"/>
    </w:rPr>
  </w:style>
  <w:style w:type="character" w:customStyle="1" w:styleId="HTMLPreformattedChar">
    <w:name w:val="HTML Preformatted Char"/>
    <w:basedOn w:val="DefaultParagraphFont"/>
    <w:link w:val="HTMLPreformatted"/>
    <w:rsid w:val="000206B6"/>
    <w:rPr>
      <w:rFonts w:ascii="Consolas" w:eastAsia="Arial" w:hAnsi="Consolas" w:cs="Consolas"/>
      <w:snapToGrid w:val="0"/>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8551">
      <w:bodyDiv w:val="1"/>
      <w:marLeft w:val="0"/>
      <w:marRight w:val="0"/>
      <w:marTop w:val="0"/>
      <w:marBottom w:val="0"/>
      <w:divBdr>
        <w:top w:val="none" w:sz="0" w:space="0" w:color="auto"/>
        <w:left w:val="none" w:sz="0" w:space="0" w:color="auto"/>
        <w:bottom w:val="none" w:sz="0" w:space="0" w:color="auto"/>
        <w:right w:val="none" w:sz="0" w:space="0" w:color="auto"/>
      </w:divBdr>
    </w:div>
    <w:div w:id="6366840">
      <w:bodyDiv w:val="1"/>
      <w:marLeft w:val="0"/>
      <w:marRight w:val="0"/>
      <w:marTop w:val="0"/>
      <w:marBottom w:val="0"/>
      <w:divBdr>
        <w:top w:val="none" w:sz="0" w:space="0" w:color="auto"/>
        <w:left w:val="none" w:sz="0" w:space="0" w:color="auto"/>
        <w:bottom w:val="none" w:sz="0" w:space="0" w:color="auto"/>
        <w:right w:val="none" w:sz="0" w:space="0" w:color="auto"/>
      </w:divBdr>
    </w:div>
    <w:div w:id="20935964">
      <w:bodyDiv w:val="1"/>
      <w:marLeft w:val="0"/>
      <w:marRight w:val="0"/>
      <w:marTop w:val="0"/>
      <w:marBottom w:val="0"/>
      <w:divBdr>
        <w:top w:val="none" w:sz="0" w:space="0" w:color="auto"/>
        <w:left w:val="none" w:sz="0" w:space="0" w:color="auto"/>
        <w:bottom w:val="none" w:sz="0" w:space="0" w:color="auto"/>
        <w:right w:val="none" w:sz="0" w:space="0" w:color="auto"/>
      </w:divBdr>
    </w:div>
    <w:div w:id="29190070">
      <w:bodyDiv w:val="1"/>
      <w:marLeft w:val="0"/>
      <w:marRight w:val="0"/>
      <w:marTop w:val="0"/>
      <w:marBottom w:val="0"/>
      <w:divBdr>
        <w:top w:val="none" w:sz="0" w:space="0" w:color="auto"/>
        <w:left w:val="none" w:sz="0" w:space="0" w:color="auto"/>
        <w:bottom w:val="none" w:sz="0" w:space="0" w:color="auto"/>
        <w:right w:val="none" w:sz="0" w:space="0" w:color="auto"/>
      </w:divBdr>
    </w:div>
    <w:div w:id="39940366">
      <w:bodyDiv w:val="1"/>
      <w:marLeft w:val="0"/>
      <w:marRight w:val="0"/>
      <w:marTop w:val="0"/>
      <w:marBottom w:val="0"/>
      <w:divBdr>
        <w:top w:val="none" w:sz="0" w:space="0" w:color="auto"/>
        <w:left w:val="none" w:sz="0" w:space="0" w:color="auto"/>
        <w:bottom w:val="none" w:sz="0" w:space="0" w:color="auto"/>
        <w:right w:val="none" w:sz="0" w:space="0" w:color="auto"/>
      </w:divBdr>
    </w:div>
    <w:div w:id="39984554">
      <w:bodyDiv w:val="1"/>
      <w:marLeft w:val="0"/>
      <w:marRight w:val="0"/>
      <w:marTop w:val="0"/>
      <w:marBottom w:val="0"/>
      <w:divBdr>
        <w:top w:val="none" w:sz="0" w:space="0" w:color="auto"/>
        <w:left w:val="none" w:sz="0" w:space="0" w:color="auto"/>
        <w:bottom w:val="none" w:sz="0" w:space="0" w:color="auto"/>
        <w:right w:val="none" w:sz="0" w:space="0" w:color="auto"/>
      </w:divBdr>
    </w:div>
    <w:div w:id="41635456">
      <w:bodyDiv w:val="1"/>
      <w:marLeft w:val="0"/>
      <w:marRight w:val="0"/>
      <w:marTop w:val="0"/>
      <w:marBottom w:val="0"/>
      <w:divBdr>
        <w:top w:val="none" w:sz="0" w:space="0" w:color="auto"/>
        <w:left w:val="none" w:sz="0" w:space="0" w:color="auto"/>
        <w:bottom w:val="none" w:sz="0" w:space="0" w:color="auto"/>
        <w:right w:val="none" w:sz="0" w:space="0" w:color="auto"/>
      </w:divBdr>
    </w:div>
    <w:div w:id="49768132">
      <w:bodyDiv w:val="1"/>
      <w:marLeft w:val="0"/>
      <w:marRight w:val="0"/>
      <w:marTop w:val="0"/>
      <w:marBottom w:val="0"/>
      <w:divBdr>
        <w:top w:val="none" w:sz="0" w:space="0" w:color="auto"/>
        <w:left w:val="none" w:sz="0" w:space="0" w:color="auto"/>
        <w:bottom w:val="none" w:sz="0" w:space="0" w:color="auto"/>
        <w:right w:val="none" w:sz="0" w:space="0" w:color="auto"/>
      </w:divBdr>
    </w:div>
    <w:div w:id="56905597">
      <w:bodyDiv w:val="1"/>
      <w:marLeft w:val="0"/>
      <w:marRight w:val="0"/>
      <w:marTop w:val="0"/>
      <w:marBottom w:val="0"/>
      <w:divBdr>
        <w:top w:val="none" w:sz="0" w:space="0" w:color="auto"/>
        <w:left w:val="none" w:sz="0" w:space="0" w:color="auto"/>
        <w:bottom w:val="none" w:sz="0" w:space="0" w:color="auto"/>
        <w:right w:val="none" w:sz="0" w:space="0" w:color="auto"/>
      </w:divBdr>
    </w:div>
    <w:div w:id="58794896">
      <w:bodyDiv w:val="1"/>
      <w:marLeft w:val="0"/>
      <w:marRight w:val="0"/>
      <w:marTop w:val="0"/>
      <w:marBottom w:val="0"/>
      <w:divBdr>
        <w:top w:val="none" w:sz="0" w:space="0" w:color="auto"/>
        <w:left w:val="none" w:sz="0" w:space="0" w:color="auto"/>
        <w:bottom w:val="none" w:sz="0" w:space="0" w:color="auto"/>
        <w:right w:val="none" w:sz="0" w:space="0" w:color="auto"/>
      </w:divBdr>
    </w:div>
    <w:div w:id="59259241">
      <w:bodyDiv w:val="1"/>
      <w:marLeft w:val="0"/>
      <w:marRight w:val="0"/>
      <w:marTop w:val="0"/>
      <w:marBottom w:val="0"/>
      <w:divBdr>
        <w:top w:val="none" w:sz="0" w:space="0" w:color="auto"/>
        <w:left w:val="none" w:sz="0" w:space="0" w:color="auto"/>
        <w:bottom w:val="none" w:sz="0" w:space="0" w:color="auto"/>
        <w:right w:val="none" w:sz="0" w:space="0" w:color="auto"/>
      </w:divBdr>
    </w:div>
    <w:div w:id="80031146">
      <w:bodyDiv w:val="1"/>
      <w:marLeft w:val="0"/>
      <w:marRight w:val="0"/>
      <w:marTop w:val="0"/>
      <w:marBottom w:val="0"/>
      <w:divBdr>
        <w:top w:val="none" w:sz="0" w:space="0" w:color="auto"/>
        <w:left w:val="none" w:sz="0" w:space="0" w:color="auto"/>
        <w:bottom w:val="none" w:sz="0" w:space="0" w:color="auto"/>
        <w:right w:val="none" w:sz="0" w:space="0" w:color="auto"/>
      </w:divBdr>
    </w:div>
    <w:div w:id="84957899">
      <w:bodyDiv w:val="1"/>
      <w:marLeft w:val="0"/>
      <w:marRight w:val="0"/>
      <w:marTop w:val="0"/>
      <w:marBottom w:val="0"/>
      <w:divBdr>
        <w:top w:val="none" w:sz="0" w:space="0" w:color="auto"/>
        <w:left w:val="none" w:sz="0" w:space="0" w:color="auto"/>
        <w:bottom w:val="none" w:sz="0" w:space="0" w:color="auto"/>
        <w:right w:val="none" w:sz="0" w:space="0" w:color="auto"/>
      </w:divBdr>
    </w:div>
    <w:div w:id="87119729">
      <w:bodyDiv w:val="1"/>
      <w:marLeft w:val="0"/>
      <w:marRight w:val="0"/>
      <w:marTop w:val="0"/>
      <w:marBottom w:val="0"/>
      <w:divBdr>
        <w:top w:val="none" w:sz="0" w:space="0" w:color="auto"/>
        <w:left w:val="none" w:sz="0" w:space="0" w:color="auto"/>
        <w:bottom w:val="none" w:sz="0" w:space="0" w:color="auto"/>
        <w:right w:val="none" w:sz="0" w:space="0" w:color="auto"/>
      </w:divBdr>
    </w:div>
    <w:div w:id="91291902">
      <w:bodyDiv w:val="1"/>
      <w:marLeft w:val="0"/>
      <w:marRight w:val="0"/>
      <w:marTop w:val="0"/>
      <w:marBottom w:val="0"/>
      <w:divBdr>
        <w:top w:val="none" w:sz="0" w:space="0" w:color="auto"/>
        <w:left w:val="none" w:sz="0" w:space="0" w:color="auto"/>
        <w:bottom w:val="none" w:sz="0" w:space="0" w:color="auto"/>
        <w:right w:val="none" w:sz="0" w:space="0" w:color="auto"/>
      </w:divBdr>
    </w:div>
    <w:div w:id="98255692">
      <w:bodyDiv w:val="1"/>
      <w:marLeft w:val="0"/>
      <w:marRight w:val="0"/>
      <w:marTop w:val="0"/>
      <w:marBottom w:val="0"/>
      <w:divBdr>
        <w:top w:val="none" w:sz="0" w:space="0" w:color="auto"/>
        <w:left w:val="none" w:sz="0" w:space="0" w:color="auto"/>
        <w:bottom w:val="none" w:sz="0" w:space="0" w:color="auto"/>
        <w:right w:val="none" w:sz="0" w:space="0" w:color="auto"/>
      </w:divBdr>
    </w:div>
    <w:div w:id="100927165">
      <w:bodyDiv w:val="1"/>
      <w:marLeft w:val="0"/>
      <w:marRight w:val="0"/>
      <w:marTop w:val="0"/>
      <w:marBottom w:val="0"/>
      <w:divBdr>
        <w:top w:val="none" w:sz="0" w:space="0" w:color="auto"/>
        <w:left w:val="none" w:sz="0" w:space="0" w:color="auto"/>
        <w:bottom w:val="none" w:sz="0" w:space="0" w:color="auto"/>
        <w:right w:val="none" w:sz="0" w:space="0" w:color="auto"/>
      </w:divBdr>
    </w:div>
    <w:div w:id="124661929">
      <w:bodyDiv w:val="1"/>
      <w:marLeft w:val="0"/>
      <w:marRight w:val="0"/>
      <w:marTop w:val="0"/>
      <w:marBottom w:val="0"/>
      <w:divBdr>
        <w:top w:val="none" w:sz="0" w:space="0" w:color="auto"/>
        <w:left w:val="none" w:sz="0" w:space="0" w:color="auto"/>
        <w:bottom w:val="none" w:sz="0" w:space="0" w:color="auto"/>
        <w:right w:val="none" w:sz="0" w:space="0" w:color="auto"/>
      </w:divBdr>
    </w:div>
    <w:div w:id="136339179">
      <w:bodyDiv w:val="1"/>
      <w:marLeft w:val="0"/>
      <w:marRight w:val="0"/>
      <w:marTop w:val="0"/>
      <w:marBottom w:val="0"/>
      <w:divBdr>
        <w:top w:val="none" w:sz="0" w:space="0" w:color="auto"/>
        <w:left w:val="none" w:sz="0" w:space="0" w:color="auto"/>
        <w:bottom w:val="none" w:sz="0" w:space="0" w:color="auto"/>
        <w:right w:val="none" w:sz="0" w:space="0" w:color="auto"/>
      </w:divBdr>
    </w:div>
    <w:div w:id="138306744">
      <w:bodyDiv w:val="1"/>
      <w:marLeft w:val="0"/>
      <w:marRight w:val="0"/>
      <w:marTop w:val="0"/>
      <w:marBottom w:val="0"/>
      <w:divBdr>
        <w:top w:val="none" w:sz="0" w:space="0" w:color="auto"/>
        <w:left w:val="none" w:sz="0" w:space="0" w:color="auto"/>
        <w:bottom w:val="none" w:sz="0" w:space="0" w:color="auto"/>
        <w:right w:val="none" w:sz="0" w:space="0" w:color="auto"/>
      </w:divBdr>
    </w:div>
    <w:div w:id="146092250">
      <w:bodyDiv w:val="1"/>
      <w:marLeft w:val="0"/>
      <w:marRight w:val="0"/>
      <w:marTop w:val="0"/>
      <w:marBottom w:val="0"/>
      <w:divBdr>
        <w:top w:val="none" w:sz="0" w:space="0" w:color="auto"/>
        <w:left w:val="none" w:sz="0" w:space="0" w:color="auto"/>
        <w:bottom w:val="none" w:sz="0" w:space="0" w:color="auto"/>
        <w:right w:val="none" w:sz="0" w:space="0" w:color="auto"/>
      </w:divBdr>
    </w:div>
    <w:div w:id="147215864">
      <w:bodyDiv w:val="1"/>
      <w:marLeft w:val="0"/>
      <w:marRight w:val="0"/>
      <w:marTop w:val="0"/>
      <w:marBottom w:val="0"/>
      <w:divBdr>
        <w:top w:val="none" w:sz="0" w:space="0" w:color="auto"/>
        <w:left w:val="none" w:sz="0" w:space="0" w:color="auto"/>
        <w:bottom w:val="none" w:sz="0" w:space="0" w:color="auto"/>
        <w:right w:val="none" w:sz="0" w:space="0" w:color="auto"/>
      </w:divBdr>
    </w:div>
    <w:div w:id="151263970">
      <w:bodyDiv w:val="1"/>
      <w:marLeft w:val="0"/>
      <w:marRight w:val="0"/>
      <w:marTop w:val="0"/>
      <w:marBottom w:val="0"/>
      <w:divBdr>
        <w:top w:val="none" w:sz="0" w:space="0" w:color="auto"/>
        <w:left w:val="none" w:sz="0" w:space="0" w:color="auto"/>
        <w:bottom w:val="none" w:sz="0" w:space="0" w:color="auto"/>
        <w:right w:val="none" w:sz="0" w:space="0" w:color="auto"/>
      </w:divBdr>
    </w:div>
    <w:div w:id="153033766">
      <w:bodyDiv w:val="1"/>
      <w:marLeft w:val="0"/>
      <w:marRight w:val="0"/>
      <w:marTop w:val="0"/>
      <w:marBottom w:val="0"/>
      <w:divBdr>
        <w:top w:val="none" w:sz="0" w:space="0" w:color="auto"/>
        <w:left w:val="none" w:sz="0" w:space="0" w:color="auto"/>
        <w:bottom w:val="none" w:sz="0" w:space="0" w:color="auto"/>
        <w:right w:val="none" w:sz="0" w:space="0" w:color="auto"/>
      </w:divBdr>
    </w:div>
    <w:div w:id="178740546">
      <w:bodyDiv w:val="1"/>
      <w:marLeft w:val="0"/>
      <w:marRight w:val="0"/>
      <w:marTop w:val="0"/>
      <w:marBottom w:val="0"/>
      <w:divBdr>
        <w:top w:val="none" w:sz="0" w:space="0" w:color="auto"/>
        <w:left w:val="none" w:sz="0" w:space="0" w:color="auto"/>
        <w:bottom w:val="none" w:sz="0" w:space="0" w:color="auto"/>
        <w:right w:val="none" w:sz="0" w:space="0" w:color="auto"/>
      </w:divBdr>
    </w:div>
    <w:div w:id="190339394">
      <w:bodyDiv w:val="1"/>
      <w:marLeft w:val="0"/>
      <w:marRight w:val="0"/>
      <w:marTop w:val="0"/>
      <w:marBottom w:val="0"/>
      <w:divBdr>
        <w:top w:val="none" w:sz="0" w:space="0" w:color="auto"/>
        <w:left w:val="none" w:sz="0" w:space="0" w:color="auto"/>
        <w:bottom w:val="none" w:sz="0" w:space="0" w:color="auto"/>
        <w:right w:val="none" w:sz="0" w:space="0" w:color="auto"/>
      </w:divBdr>
    </w:div>
    <w:div w:id="201943733">
      <w:bodyDiv w:val="1"/>
      <w:marLeft w:val="0"/>
      <w:marRight w:val="0"/>
      <w:marTop w:val="0"/>
      <w:marBottom w:val="0"/>
      <w:divBdr>
        <w:top w:val="none" w:sz="0" w:space="0" w:color="auto"/>
        <w:left w:val="none" w:sz="0" w:space="0" w:color="auto"/>
        <w:bottom w:val="none" w:sz="0" w:space="0" w:color="auto"/>
        <w:right w:val="none" w:sz="0" w:space="0" w:color="auto"/>
      </w:divBdr>
    </w:div>
    <w:div w:id="221599065">
      <w:bodyDiv w:val="1"/>
      <w:marLeft w:val="0"/>
      <w:marRight w:val="0"/>
      <w:marTop w:val="0"/>
      <w:marBottom w:val="0"/>
      <w:divBdr>
        <w:top w:val="none" w:sz="0" w:space="0" w:color="auto"/>
        <w:left w:val="none" w:sz="0" w:space="0" w:color="auto"/>
        <w:bottom w:val="none" w:sz="0" w:space="0" w:color="auto"/>
        <w:right w:val="none" w:sz="0" w:space="0" w:color="auto"/>
      </w:divBdr>
    </w:div>
    <w:div w:id="234705548">
      <w:bodyDiv w:val="1"/>
      <w:marLeft w:val="0"/>
      <w:marRight w:val="0"/>
      <w:marTop w:val="0"/>
      <w:marBottom w:val="0"/>
      <w:divBdr>
        <w:top w:val="none" w:sz="0" w:space="0" w:color="auto"/>
        <w:left w:val="none" w:sz="0" w:space="0" w:color="auto"/>
        <w:bottom w:val="none" w:sz="0" w:space="0" w:color="auto"/>
        <w:right w:val="none" w:sz="0" w:space="0" w:color="auto"/>
      </w:divBdr>
    </w:div>
    <w:div w:id="247083111">
      <w:bodyDiv w:val="1"/>
      <w:marLeft w:val="0"/>
      <w:marRight w:val="0"/>
      <w:marTop w:val="0"/>
      <w:marBottom w:val="0"/>
      <w:divBdr>
        <w:top w:val="none" w:sz="0" w:space="0" w:color="auto"/>
        <w:left w:val="none" w:sz="0" w:space="0" w:color="auto"/>
        <w:bottom w:val="none" w:sz="0" w:space="0" w:color="auto"/>
        <w:right w:val="none" w:sz="0" w:space="0" w:color="auto"/>
      </w:divBdr>
    </w:div>
    <w:div w:id="257443299">
      <w:bodyDiv w:val="1"/>
      <w:marLeft w:val="0"/>
      <w:marRight w:val="0"/>
      <w:marTop w:val="0"/>
      <w:marBottom w:val="0"/>
      <w:divBdr>
        <w:top w:val="none" w:sz="0" w:space="0" w:color="auto"/>
        <w:left w:val="none" w:sz="0" w:space="0" w:color="auto"/>
        <w:bottom w:val="none" w:sz="0" w:space="0" w:color="auto"/>
        <w:right w:val="none" w:sz="0" w:space="0" w:color="auto"/>
      </w:divBdr>
    </w:div>
    <w:div w:id="270170855">
      <w:bodyDiv w:val="1"/>
      <w:marLeft w:val="0"/>
      <w:marRight w:val="0"/>
      <w:marTop w:val="0"/>
      <w:marBottom w:val="0"/>
      <w:divBdr>
        <w:top w:val="none" w:sz="0" w:space="0" w:color="auto"/>
        <w:left w:val="none" w:sz="0" w:space="0" w:color="auto"/>
        <w:bottom w:val="none" w:sz="0" w:space="0" w:color="auto"/>
        <w:right w:val="none" w:sz="0" w:space="0" w:color="auto"/>
      </w:divBdr>
    </w:div>
    <w:div w:id="270547941">
      <w:bodyDiv w:val="1"/>
      <w:marLeft w:val="0"/>
      <w:marRight w:val="0"/>
      <w:marTop w:val="0"/>
      <w:marBottom w:val="0"/>
      <w:divBdr>
        <w:top w:val="none" w:sz="0" w:space="0" w:color="auto"/>
        <w:left w:val="none" w:sz="0" w:space="0" w:color="auto"/>
        <w:bottom w:val="none" w:sz="0" w:space="0" w:color="auto"/>
        <w:right w:val="none" w:sz="0" w:space="0" w:color="auto"/>
      </w:divBdr>
    </w:div>
    <w:div w:id="274824961">
      <w:bodyDiv w:val="1"/>
      <w:marLeft w:val="0"/>
      <w:marRight w:val="0"/>
      <w:marTop w:val="0"/>
      <w:marBottom w:val="0"/>
      <w:divBdr>
        <w:top w:val="none" w:sz="0" w:space="0" w:color="auto"/>
        <w:left w:val="none" w:sz="0" w:space="0" w:color="auto"/>
        <w:bottom w:val="none" w:sz="0" w:space="0" w:color="auto"/>
        <w:right w:val="none" w:sz="0" w:space="0" w:color="auto"/>
      </w:divBdr>
    </w:div>
    <w:div w:id="278730026">
      <w:bodyDiv w:val="1"/>
      <w:marLeft w:val="0"/>
      <w:marRight w:val="0"/>
      <w:marTop w:val="0"/>
      <w:marBottom w:val="0"/>
      <w:divBdr>
        <w:top w:val="none" w:sz="0" w:space="0" w:color="auto"/>
        <w:left w:val="none" w:sz="0" w:space="0" w:color="auto"/>
        <w:bottom w:val="none" w:sz="0" w:space="0" w:color="auto"/>
        <w:right w:val="none" w:sz="0" w:space="0" w:color="auto"/>
      </w:divBdr>
    </w:div>
    <w:div w:id="294650537">
      <w:bodyDiv w:val="1"/>
      <w:marLeft w:val="0"/>
      <w:marRight w:val="0"/>
      <w:marTop w:val="0"/>
      <w:marBottom w:val="0"/>
      <w:divBdr>
        <w:top w:val="none" w:sz="0" w:space="0" w:color="auto"/>
        <w:left w:val="none" w:sz="0" w:space="0" w:color="auto"/>
        <w:bottom w:val="none" w:sz="0" w:space="0" w:color="auto"/>
        <w:right w:val="none" w:sz="0" w:space="0" w:color="auto"/>
      </w:divBdr>
    </w:div>
    <w:div w:id="296883824">
      <w:bodyDiv w:val="1"/>
      <w:marLeft w:val="0"/>
      <w:marRight w:val="0"/>
      <w:marTop w:val="0"/>
      <w:marBottom w:val="0"/>
      <w:divBdr>
        <w:top w:val="none" w:sz="0" w:space="0" w:color="auto"/>
        <w:left w:val="none" w:sz="0" w:space="0" w:color="auto"/>
        <w:bottom w:val="none" w:sz="0" w:space="0" w:color="auto"/>
        <w:right w:val="none" w:sz="0" w:space="0" w:color="auto"/>
      </w:divBdr>
    </w:div>
    <w:div w:id="298535393">
      <w:bodyDiv w:val="1"/>
      <w:marLeft w:val="0"/>
      <w:marRight w:val="0"/>
      <w:marTop w:val="0"/>
      <w:marBottom w:val="0"/>
      <w:divBdr>
        <w:top w:val="none" w:sz="0" w:space="0" w:color="auto"/>
        <w:left w:val="none" w:sz="0" w:space="0" w:color="auto"/>
        <w:bottom w:val="none" w:sz="0" w:space="0" w:color="auto"/>
        <w:right w:val="none" w:sz="0" w:space="0" w:color="auto"/>
      </w:divBdr>
    </w:div>
    <w:div w:id="300187570">
      <w:bodyDiv w:val="1"/>
      <w:marLeft w:val="0"/>
      <w:marRight w:val="0"/>
      <w:marTop w:val="0"/>
      <w:marBottom w:val="0"/>
      <w:divBdr>
        <w:top w:val="none" w:sz="0" w:space="0" w:color="auto"/>
        <w:left w:val="none" w:sz="0" w:space="0" w:color="auto"/>
        <w:bottom w:val="none" w:sz="0" w:space="0" w:color="auto"/>
        <w:right w:val="none" w:sz="0" w:space="0" w:color="auto"/>
      </w:divBdr>
    </w:div>
    <w:div w:id="311376729">
      <w:bodyDiv w:val="1"/>
      <w:marLeft w:val="0"/>
      <w:marRight w:val="0"/>
      <w:marTop w:val="0"/>
      <w:marBottom w:val="0"/>
      <w:divBdr>
        <w:top w:val="none" w:sz="0" w:space="0" w:color="auto"/>
        <w:left w:val="none" w:sz="0" w:space="0" w:color="auto"/>
        <w:bottom w:val="none" w:sz="0" w:space="0" w:color="auto"/>
        <w:right w:val="none" w:sz="0" w:space="0" w:color="auto"/>
      </w:divBdr>
    </w:div>
    <w:div w:id="320894127">
      <w:bodyDiv w:val="1"/>
      <w:marLeft w:val="0"/>
      <w:marRight w:val="0"/>
      <w:marTop w:val="0"/>
      <w:marBottom w:val="0"/>
      <w:divBdr>
        <w:top w:val="none" w:sz="0" w:space="0" w:color="auto"/>
        <w:left w:val="none" w:sz="0" w:space="0" w:color="auto"/>
        <w:bottom w:val="none" w:sz="0" w:space="0" w:color="auto"/>
        <w:right w:val="none" w:sz="0" w:space="0" w:color="auto"/>
      </w:divBdr>
    </w:div>
    <w:div w:id="322314265">
      <w:bodyDiv w:val="1"/>
      <w:marLeft w:val="0"/>
      <w:marRight w:val="0"/>
      <w:marTop w:val="0"/>
      <w:marBottom w:val="0"/>
      <w:divBdr>
        <w:top w:val="none" w:sz="0" w:space="0" w:color="auto"/>
        <w:left w:val="none" w:sz="0" w:space="0" w:color="auto"/>
        <w:bottom w:val="none" w:sz="0" w:space="0" w:color="auto"/>
        <w:right w:val="none" w:sz="0" w:space="0" w:color="auto"/>
      </w:divBdr>
    </w:div>
    <w:div w:id="333991907">
      <w:bodyDiv w:val="1"/>
      <w:marLeft w:val="0"/>
      <w:marRight w:val="0"/>
      <w:marTop w:val="0"/>
      <w:marBottom w:val="0"/>
      <w:divBdr>
        <w:top w:val="none" w:sz="0" w:space="0" w:color="auto"/>
        <w:left w:val="none" w:sz="0" w:space="0" w:color="auto"/>
        <w:bottom w:val="none" w:sz="0" w:space="0" w:color="auto"/>
        <w:right w:val="none" w:sz="0" w:space="0" w:color="auto"/>
      </w:divBdr>
    </w:div>
    <w:div w:id="333997343">
      <w:bodyDiv w:val="1"/>
      <w:marLeft w:val="0"/>
      <w:marRight w:val="0"/>
      <w:marTop w:val="0"/>
      <w:marBottom w:val="0"/>
      <w:divBdr>
        <w:top w:val="none" w:sz="0" w:space="0" w:color="auto"/>
        <w:left w:val="none" w:sz="0" w:space="0" w:color="auto"/>
        <w:bottom w:val="none" w:sz="0" w:space="0" w:color="auto"/>
        <w:right w:val="none" w:sz="0" w:space="0" w:color="auto"/>
      </w:divBdr>
    </w:div>
    <w:div w:id="361244844">
      <w:bodyDiv w:val="1"/>
      <w:marLeft w:val="0"/>
      <w:marRight w:val="0"/>
      <w:marTop w:val="0"/>
      <w:marBottom w:val="0"/>
      <w:divBdr>
        <w:top w:val="none" w:sz="0" w:space="0" w:color="auto"/>
        <w:left w:val="none" w:sz="0" w:space="0" w:color="auto"/>
        <w:bottom w:val="none" w:sz="0" w:space="0" w:color="auto"/>
        <w:right w:val="none" w:sz="0" w:space="0" w:color="auto"/>
      </w:divBdr>
    </w:div>
    <w:div w:id="373432812">
      <w:bodyDiv w:val="1"/>
      <w:marLeft w:val="0"/>
      <w:marRight w:val="0"/>
      <w:marTop w:val="0"/>
      <w:marBottom w:val="0"/>
      <w:divBdr>
        <w:top w:val="none" w:sz="0" w:space="0" w:color="auto"/>
        <w:left w:val="none" w:sz="0" w:space="0" w:color="auto"/>
        <w:bottom w:val="none" w:sz="0" w:space="0" w:color="auto"/>
        <w:right w:val="none" w:sz="0" w:space="0" w:color="auto"/>
      </w:divBdr>
    </w:div>
    <w:div w:id="374424607">
      <w:bodyDiv w:val="1"/>
      <w:marLeft w:val="0"/>
      <w:marRight w:val="0"/>
      <w:marTop w:val="0"/>
      <w:marBottom w:val="0"/>
      <w:divBdr>
        <w:top w:val="none" w:sz="0" w:space="0" w:color="auto"/>
        <w:left w:val="none" w:sz="0" w:space="0" w:color="auto"/>
        <w:bottom w:val="none" w:sz="0" w:space="0" w:color="auto"/>
        <w:right w:val="none" w:sz="0" w:space="0" w:color="auto"/>
      </w:divBdr>
    </w:div>
    <w:div w:id="376198174">
      <w:bodyDiv w:val="1"/>
      <w:marLeft w:val="0"/>
      <w:marRight w:val="0"/>
      <w:marTop w:val="0"/>
      <w:marBottom w:val="0"/>
      <w:divBdr>
        <w:top w:val="none" w:sz="0" w:space="0" w:color="auto"/>
        <w:left w:val="none" w:sz="0" w:space="0" w:color="auto"/>
        <w:bottom w:val="none" w:sz="0" w:space="0" w:color="auto"/>
        <w:right w:val="none" w:sz="0" w:space="0" w:color="auto"/>
      </w:divBdr>
    </w:div>
    <w:div w:id="376471097">
      <w:bodyDiv w:val="1"/>
      <w:marLeft w:val="0"/>
      <w:marRight w:val="0"/>
      <w:marTop w:val="0"/>
      <w:marBottom w:val="0"/>
      <w:divBdr>
        <w:top w:val="none" w:sz="0" w:space="0" w:color="auto"/>
        <w:left w:val="none" w:sz="0" w:space="0" w:color="auto"/>
        <w:bottom w:val="none" w:sz="0" w:space="0" w:color="auto"/>
        <w:right w:val="none" w:sz="0" w:space="0" w:color="auto"/>
      </w:divBdr>
    </w:div>
    <w:div w:id="391075383">
      <w:bodyDiv w:val="1"/>
      <w:marLeft w:val="0"/>
      <w:marRight w:val="0"/>
      <w:marTop w:val="0"/>
      <w:marBottom w:val="0"/>
      <w:divBdr>
        <w:top w:val="none" w:sz="0" w:space="0" w:color="auto"/>
        <w:left w:val="none" w:sz="0" w:space="0" w:color="auto"/>
        <w:bottom w:val="none" w:sz="0" w:space="0" w:color="auto"/>
        <w:right w:val="none" w:sz="0" w:space="0" w:color="auto"/>
      </w:divBdr>
    </w:div>
    <w:div w:id="393478802">
      <w:bodyDiv w:val="1"/>
      <w:marLeft w:val="0"/>
      <w:marRight w:val="0"/>
      <w:marTop w:val="0"/>
      <w:marBottom w:val="0"/>
      <w:divBdr>
        <w:top w:val="none" w:sz="0" w:space="0" w:color="auto"/>
        <w:left w:val="none" w:sz="0" w:space="0" w:color="auto"/>
        <w:bottom w:val="none" w:sz="0" w:space="0" w:color="auto"/>
        <w:right w:val="none" w:sz="0" w:space="0" w:color="auto"/>
      </w:divBdr>
    </w:div>
    <w:div w:id="394546677">
      <w:bodyDiv w:val="1"/>
      <w:marLeft w:val="0"/>
      <w:marRight w:val="0"/>
      <w:marTop w:val="0"/>
      <w:marBottom w:val="0"/>
      <w:divBdr>
        <w:top w:val="none" w:sz="0" w:space="0" w:color="auto"/>
        <w:left w:val="none" w:sz="0" w:space="0" w:color="auto"/>
        <w:bottom w:val="none" w:sz="0" w:space="0" w:color="auto"/>
        <w:right w:val="none" w:sz="0" w:space="0" w:color="auto"/>
      </w:divBdr>
    </w:div>
    <w:div w:id="395326243">
      <w:bodyDiv w:val="1"/>
      <w:marLeft w:val="0"/>
      <w:marRight w:val="0"/>
      <w:marTop w:val="0"/>
      <w:marBottom w:val="0"/>
      <w:divBdr>
        <w:top w:val="none" w:sz="0" w:space="0" w:color="auto"/>
        <w:left w:val="none" w:sz="0" w:space="0" w:color="auto"/>
        <w:bottom w:val="none" w:sz="0" w:space="0" w:color="auto"/>
        <w:right w:val="none" w:sz="0" w:space="0" w:color="auto"/>
      </w:divBdr>
    </w:div>
    <w:div w:id="395864338">
      <w:bodyDiv w:val="1"/>
      <w:marLeft w:val="0"/>
      <w:marRight w:val="0"/>
      <w:marTop w:val="0"/>
      <w:marBottom w:val="0"/>
      <w:divBdr>
        <w:top w:val="none" w:sz="0" w:space="0" w:color="auto"/>
        <w:left w:val="none" w:sz="0" w:space="0" w:color="auto"/>
        <w:bottom w:val="none" w:sz="0" w:space="0" w:color="auto"/>
        <w:right w:val="none" w:sz="0" w:space="0" w:color="auto"/>
      </w:divBdr>
    </w:div>
    <w:div w:id="401760327">
      <w:bodyDiv w:val="1"/>
      <w:marLeft w:val="0"/>
      <w:marRight w:val="0"/>
      <w:marTop w:val="0"/>
      <w:marBottom w:val="0"/>
      <w:divBdr>
        <w:top w:val="none" w:sz="0" w:space="0" w:color="auto"/>
        <w:left w:val="none" w:sz="0" w:space="0" w:color="auto"/>
        <w:bottom w:val="none" w:sz="0" w:space="0" w:color="auto"/>
        <w:right w:val="none" w:sz="0" w:space="0" w:color="auto"/>
      </w:divBdr>
    </w:div>
    <w:div w:id="404304488">
      <w:bodyDiv w:val="1"/>
      <w:marLeft w:val="0"/>
      <w:marRight w:val="0"/>
      <w:marTop w:val="0"/>
      <w:marBottom w:val="0"/>
      <w:divBdr>
        <w:top w:val="none" w:sz="0" w:space="0" w:color="auto"/>
        <w:left w:val="none" w:sz="0" w:space="0" w:color="auto"/>
        <w:bottom w:val="none" w:sz="0" w:space="0" w:color="auto"/>
        <w:right w:val="none" w:sz="0" w:space="0" w:color="auto"/>
      </w:divBdr>
    </w:div>
    <w:div w:id="404499552">
      <w:bodyDiv w:val="1"/>
      <w:marLeft w:val="0"/>
      <w:marRight w:val="0"/>
      <w:marTop w:val="0"/>
      <w:marBottom w:val="0"/>
      <w:divBdr>
        <w:top w:val="none" w:sz="0" w:space="0" w:color="auto"/>
        <w:left w:val="none" w:sz="0" w:space="0" w:color="auto"/>
        <w:bottom w:val="none" w:sz="0" w:space="0" w:color="auto"/>
        <w:right w:val="none" w:sz="0" w:space="0" w:color="auto"/>
      </w:divBdr>
    </w:div>
    <w:div w:id="404685071">
      <w:bodyDiv w:val="1"/>
      <w:marLeft w:val="0"/>
      <w:marRight w:val="0"/>
      <w:marTop w:val="0"/>
      <w:marBottom w:val="0"/>
      <w:divBdr>
        <w:top w:val="none" w:sz="0" w:space="0" w:color="auto"/>
        <w:left w:val="none" w:sz="0" w:space="0" w:color="auto"/>
        <w:bottom w:val="none" w:sz="0" w:space="0" w:color="auto"/>
        <w:right w:val="none" w:sz="0" w:space="0" w:color="auto"/>
      </w:divBdr>
    </w:div>
    <w:div w:id="406809877">
      <w:bodyDiv w:val="1"/>
      <w:marLeft w:val="0"/>
      <w:marRight w:val="0"/>
      <w:marTop w:val="0"/>
      <w:marBottom w:val="0"/>
      <w:divBdr>
        <w:top w:val="none" w:sz="0" w:space="0" w:color="auto"/>
        <w:left w:val="none" w:sz="0" w:space="0" w:color="auto"/>
        <w:bottom w:val="none" w:sz="0" w:space="0" w:color="auto"/>
        <w:right w:val="none" w:sz="0" w:space="0" w:color="auto"/>
      </w:divBdr>
    </w:div>
    <w:div w:id="409499526">
      <w:bodyDiv w:val="1"/>
      <w:marLeft w:val="0"/>
      <w:marRight w:val="0"/>
      <w:marTop w:val="0"/>
      <w:marBottom w:val="0"/>
      <w:divBdr>
        <w:top w:val="none" w:sz="0" w:space="0" w:color="auto"/>
        <w:left w:val="none" w:sz="0" w:space="0" w:color="auto"/>
        <w:bottom w:val="none" w:sz="0" w:space="0" w:color="auto"/>
        <w:right w:val="none" w:sz="0" w:space="0" w:color="auto"/>
      </w:divBdr>
    </w:div>
    <w:div w:id="414204563">
      <w:bodyDiv w:val="1"/>
      <w:marLeft w:val="0"/>
      <w:marRight w:val="0"/>
      <w:marTop w:val="0"/>
      <w:marBottom w:val="0"/>
      <w:divBdr>
        <w:top w:val="none" w:sz="0" w:space="0" w:color="auto"/>
        <w:left w:val="none" w:sz="0" w:space="0" w:color="auto"/>
        <w:bottom w:val="none" w:sz="0" w:space="0" w:color="auto"/>
        <w:right w:val="none" w:sz="0" w:space="0" w:color="auto"/>
      </w:divBdr>
    </w:div>
    <w:div w:id="419103483">
      <w:bodyDiv w:val="1"/>
      <w:marLeft w:val="0"/>
      <w:marRight w:val="0"/>
      <w:marTop w:val="0"/>
      <w:marBottom w:val="0"/>
      <w:divBdr>
        <w:top w:val="none" w:sz="0" w:space="0" w:color="auto"/>
        <w:left w:val="none" w:sz="0" w:space="0" w:color="auto"/>
        <w:bottom w:val="none" w:sz="0" w:space="0" w:color="auto"/>
        <w:right w:val="none" w:sz="0" w:space="0" w:color="auto"/>
      </w:divBdr>
    </w:div>
    <w:div w:id="426082077">
      <w:bodyDiv w:val="1"/>
      <w:marLeft w:val="0"/>
      <w:marRight w:val="0"/>
      <w:marTop w:val="0"/>
      <w:marBottom w:val="0"/>
      <w:divBdr>
        <w:top w:val="none" w:sz="0" w:space="0" w:color="auto"/>
        <w:left w:val="none" w:sz="0" w:space="0" w:color="auto"/>
        <w:bottom w:val="none" w:sz="0" w:space="0" w:color="auto"/>
        <w:right w:val="none" w:sz="0" w:space="0" w:color="auto"/>
      </w:divBdr>
    </w:div>
    <w:div w:id="439566893">
      <w:bodyDiv w:val="1"/>
      <w:marLeft w:val="0"/>
      <w:marRight w:val="0"/>
      <w:marTop w:val="0"/>
      <w:marBottom w:val="0"/>
      <w:divBdr>
        <w:top w:val="none" w:sz="0" w:space="0" w:color="auto"/>
        <w:left w:val="none" w:sz="0" w:space="0" w:color="auto"/>
        <w:bottom w:val="none" w:sz="0" w:space="0" w:color="auto"/>
        <w:right w:val="none" w:sz="0" w:space="0" w:color="auto"/>
      </w:divBdr>
    </w:div>
    <w:div w:id="446433452">
      <w:bodyDiv w:val="1"/>
      <w:marLeft w:val="0"/>
      <w:marRight w:val="0"/>
      <w:marTop w:val="0"/>
      <w:marBottom w:val="0"/>
      <w:divBdr>
        <w:top w:val="none" w:sz="0" w:space="0" w:color="auto"/>
        <w:left w:val="none" w:sz="0" w:space="0" w:color="auto"/>
        <w:bottom w:val="none" w:sz="0" w:space="0" w:color="auto"/>
        <w:right w:val="none" w:sz="0" w:space="0" w:color="auto"/>
      </w:divBdr>
    </w:div>
    <w:div w:id="453913132">
      <w:bodyDiv w:val="1"/>
      <w:marLeft w:val="0"/>
      <w:marRight w:val="0"/>
      <w:marTop w:val="0"/>
      <w:marBottom w:val="0"/>
      <w:divBdr>
        <w:top w:val="none" w:sz="0" w:space="0" w:color="auto"/>
        <w:left w:val="none" w:sz="0" w:space="0" w:color="auto"/>
        <w:bottom w:val="none" w:sz="0" w:space="0" w:color="auto"/>
        <w:right w:val="none" w:sz="0" w:space="0" w:color="auto"/>
      </w:divBdr>
    </w:div>
    <w:div w:id="462237904">
      <w:bodyDiv w:val="1"/>
      <w:marLeft w:val="0"/>
      <w:marRight w:val="0"/>
      <w:marTop w:val="0"/>
      <w:marBottom w:val="0"/>
      <w:divBdr>
        <w:top w:val="none" w:sz="0" w:space="0" w:color="auto"/>
        <w:left w:val="none" w:sz="0" w:space="0" w:color="auto"/>
        <w:bottom w:val="none" w:sz="0" w:space="0" w:color="auto"/>
        <w:right w:val="none" w:sz="0" w:space="0" w:color="auto"/>
      </w:divBdr>
    </w:div>
    <w:div w:id="464588186">
      <w:bodyDiv w:val="1"/>
      <w:marLeft w:val="0"/>
      <w:marRight w:val="0"/>
      <w:marTop w:val="0"/>
      <w:marBottom w:val="0"/>
      <w:divBdr>
        <w:top w:val="none" w:sz="0" w:space="0" w:color="auto"/>
        <w:left w:val="none" w:sz="0" w:space="0" w:color="auto"/>
        <w:bottom w:val="none" w:sz="0" w:space="0" w:color="auto"/>
        <w:right w:val="none" w:sz="0" w:space="0" w:color="auto"/>
      </w:divBdr>
    </w:div>
    <w:div w:id="468086621">
      <w:bodyDiv w:val="1"/>
      <w:marLeft w:val="0"/>
      <w:marRight w:val="0"/>
      <w:marTop w:val="0"/>
      <w:marBottom w:val="0"/>
      <w:divBdr>
        <w:top w:val="none" w:sz="0" w:space="0" w:color="auto"/>
        <w:left w:val="none" w:sz="0" w:space="0" w:color="auto"/>
        <w:bottom w:val="none" w:sz="0" w:space="0" w:color="auto"/>
        <w:right w:val="none" w:sz="0" w:space="0" w:color="auto"/>
      </w:divBdr>
    </w:div>
    <w:div w:id="471871758">
      <w:bodyDiv w:val="1"/>
      <w:marLeft w:val="0"/>
      <w:marRight w:val="0"/>
      <w:marTop w:val="0"/>
      <w:marBottom w:val="0"/>
      <w:divBdr>
        <w:top w:val="none" w:sz="0" w:space="0" w:color="auto"/>
        <w:left w:val="none" w:sz="0" w:space="0" w:color="auto"/>
        <w:bottom w:val="none" w:sz="0" w:space="0" w:color="auto"/>
        <w:right w:val="none" w:sz="0" w:space="0" w:color="auto"/>
      </w:divBdr>
    </w:div>
    <w:div w:id="477384163">
      <w:bodyDiv w:val="1"/>
      <w:marLeft w:val="0"/>
      <w:marRight w:val="0"/>
      <w:marTop w:val="0"/>
      <w:marBottom w:val="0"/>
      <w:divBdr>
        <w:top w:val="none" w:sz="0" w:space="0" w:color="auto"/>
        <w:left w:val="none" w:sz="0" w:space="0" w:color="auto"/>
        <w:bottom w:val="none" w:sz="0" w:space="0" w:color="auto"/>
        <w:right w:val="none" w:sz="0" w:space="0" w:color="auto"/>
      </w:divBdr>
    </w:div>
    <w:div w:id="482360177">
      <w:bodyDiv w:val="1"/>
      <w:marLeft w:val="0"/>
      <w:marRight w:val="0"/>
      <w:marTop w:val="0"/>
      <w:marBottom w:val="0"/>
      <w:divBdr>
        <w:top w:val="none" w:sz="0" w:space="0" w:color="auto"/>
        <w:left w:val="none" w:sz="0" w:space="0" w:color="auto"/>
        <w:bottom w:val="none" w:sz="0" w:space="0" w:color="auto"/>
        <w:right w:val="none" w:sz="0" w:space="0" w:color="auto"/>
      </w:divBdr>
    </w:div>
    <w:div w:id="484395424">
      <w:bodyDiv w:val="1"/>
      <w:marLeft w:val="0"/>
      <w:marRight w:val="0"/>
      <w:marTop w:val="0"/>
      <w:marBottom w:val="0"/>
      <w:divBdr>
        <w:top w:val="none" w:sz="0" w:space="0" w:color="auto"/>
        <w:left w:val="none" w:sz="0" w:space="0" w:color="auto"/>
        <w:bottom w:val="none" w:sz="0" w:space="0" w:color="auto"/>
        <w:right w:val="none" w:sz="0" w:space="0" w:color="auto"/>
      </w:divBdr>
    </w:div>
    <w:div w:id="486828501">
      <w:bodyDiv w:val="1"/>
      <w:marLeft w:val="0"/>
      <w:marRight w:val="0"/>
      <w:marTop w:val="0"/>
      <w:marBottom w:val="0"/>
      <w:divBdr>
        <w:top w:val="none" w:sz="0" w:space="0" w:color="auto"/>
        <w:left w:val="none" w:sz="0" w:space="0" w:color="auto"/>
        <w:bottom w:val="none" w:sz="0" w:space="0" w:color="auto"/>
        <w:right w:val="none" w:sz="0" w:space="0" w:color="auto"/>
      </w:divBdr>
    </w:div>
    <w:div w:id="500781063">
      <w:bodyDiv w:val="1"/>
      <w:marLeft w:val="0"/>
      <w:marRight w:val="0"/>
      <w:marTop w:val="0"/>
      <w:marBottom w:val="0"/>
      <w:divBdr>
        <w:top w:val="none" w:sz="0" w:space="0" w:color="auto"/>
        <w:left w:val="none" w:sz="0" w:space="0" w:color="auto"/>
        <w:bottom w:val="none" w:sz="0" w:space="0" w:color="auto"/>
        <w:right w:val="none" w:sz="0" w:space="0" w:color="auto"/>
      </w:divBdr>
    </w:div>
    <w:div w:id="502937948">
      <w:bodyDiv w:val="1"/>
      <w:marLeft w:val="0"/>
      <w:marRight w:val="0"/>
      <w:marTop w:val="0"/>
      <w:marBottom w:val="0"/>
      <w:divBdr>
        <w:top w:val="none" w:sz="0" w:space="0" w:color="auto"/>
        <w:left w:val="none" w:sz="0" w:space="0" w:color="auto"/>
        <w:bottom w:val="none" w:sz="0" w:space="0" w:color="auto"/>
        <w:right w:val="none" w:sz="0" w:space="0" w:color="auto"/>
      </w:divBdr>
    </w:div>
    <w:div w:id="511379994">
      <w:bodyDiv w:val="1"/>
      <w:marLeft w:val="0"/>
      <w:marRight w:val="0"/>
      <w:marTop w:val="0"/>
      <w:marBottom w:val="0"/>
      <w:divBdr>
        <w:top w:val="none" w:sz="0" w:space="0" w:color="auto"/>
        <w:left w:val="none" w:sz="0" w:space="0" w:color="auto"/>
        <w:bottom w:val="none" w:sz="0" w:space="0" w:color="auto"/>
        <w:right w:val="none" w:sz="0" w:space="0" w:color="auto"/>
      </w:divBdr>
    </w:div>
    <w:div w:id="518278064">
      <w:bodyDiv w:val="1"/>
      <w:marLeft w:val="0"/>
      <w:marRight w:val="0"/>
      <w:marTop w:val="0"/>
      <w:marBottom w:val="0"/>
      <w:divBdr>
        <w:top w:val="none" w:sz="0" w:space="0" w:color="auto"/>
        <w:left w:val="none" w:sz="0" w:space="0" w:color="auto"/>
        <w:bottom w:val="none" w:sz="0" w:space="0" w:color="auto"/>
        <w:right w:val="none" w:sz="0" w:space="0" w:color="auto"/>
      </w:divBdr>
    </w:div>
    <w:div w:id="521670166">
      <w:bodyDiv w:val="1"/>
      <w:marLeft w:val="0"/>
      <w:marRight w:val="0"/>
      <w:marTop w:val="0"/>
      <w:marBottom w:val="0"/>
      <w:divBdr>
        <w:top w:val="none" w:sz="0" w:space="0" w:color="auto"/>
        <w:left w:val="none" w:sz="0" w:space="0" w:color="auto"/>
        <w:bottom w:val="none" w:sz="0" w:space="0" w:color="auto"/>
        <w:right w:val="none" w:sz="0" w:space="0" w:color="auto"/>
      </w:divBdr>
    </w:div>
    <w:div w:id="524557157">
      <w:bodyDiv w:val="1"/>
      <w:marLeft w:val="0"/>
      <w:marRight w:val="0"/>
      <w:marTop w:val="0"/>
      <w:marBottom w:val="0"/>
      <w:divBdr>
        <w:top w:val="none" w:sz="0" w:space="0" w:color="auto"/>
        <w:left w:val="none" w:sz="0" w:space="0" w:color="auto"/>
        <w:bottom w:val="none" w:sz="0" w:space="0" w:color="auto"/>
        <w:right w:val="none" w:sz="0" w:space="0" w:color="auto"/>
      </w:divBdr>
    </w:div>
    <w:div w:id="524952508">
      <w:bodyDiv w:val="1"/>
      <w:marLeft w:val="0"/>
      <w:marRight w:val="0"/>
      <w:marTop w:val="0"/>
      <w:marBottom w:val="0"/>
      <w:divBdr>
        <w:top w:val="none" w:sz="0" w:space="0" w:color="auto"/>
        <w:left w:val="none" w:sz="0" w:space="0" w:color="auto"/>
        <w:bottom w:val="none" w:sz="0" w:space="0" w:color="auto"/>
        <w:right w:val="none" w:sz="0" w:space="0" w:color="auto"/>
      </w:divBdr>
    </w:div>
    <w:div w:id="527259916">
      <w:bodyDiv w:val="1"/>
      <w:marLeft w:val="0"/>
      <w:marRight w:val="0"/>
      <w:marTop w:val="0"/>
      <w:marBottom w:val="0"/>
      <w:divBdr>
        <w:top w:val="none" w:sz="0" w:space="0" w:color="auto"/>
        <w:left w:val="none" w:sz="0" w:space="0" w:color="auto"/>
        <w:bottom w:val="none" w:sz="0" w:space="0" w:color="auto"/>
        <w:right w:val="none" w:sz="0" w:space="0" w:color="auto"/>
      </w:divBdr>
    </w:div>
    <w:div w:id="530192327">
      <w:bodyDiv w:val="1"/>
      <w:marLeft w:val="0"/>
      <w:marRight w:val="0"/>
      <w:marTop w:val="0"/>
      <w:marBottom w:val="0"/>
      <w:divBdr>
        <w:top w:val="none" w:sz="0" w:space="0" w:color="auto"/>
        <w:left w:val="none" w:sz="0" w:space="0" w:color="auto"/>
        <w:bottom w:val="none" w:sz="0" w:space="0" w:color="auto"/>
        <w:right w:val="none" w:sz="0" w:space="0" w:color="auto"/>
      </w:divBdr>
    </w:div>
    <w:div w:id="543757881">
      <w:bodyDiv w:val="1"/>
      <w:marLeft w:val="0"/>
      <w:marRight w:val="0"/>
      <w:marTop w:val="0"/>
      <w:marBottom w:val="0"/>
      <w:divBdr>
        <w:top w:val="none" w:sz="0" w:space="0" w:color="auto"/>
        <w:left w:val="none" w:sz="0" w:space="0" w:color="auto"/>
        <w:bottom w:val="none" w:sz="0" w:space="0" w:color="auto"/>
        <w:right w:val="none" w:sz="0" w:space="0" w:color="auto"/>
      </w:divBdr>
    </w:div>
    <w:div w:id="555623151">
      <w:bodyDiv w:val="1"/>
      <w:marLeft w:val="0"/>
      <w:marRight w:val="0"/>
      <w:marTop w:val="0"/>
      <w:marBottom w:val="0"/>
      <w:divBdr>
        <w:top w:val="none" w:sz="0" w:space="0" w:color="auto"/>
        <w:left w:val="none" w:sz="0" w:space="0" w:color="auto"/>
        <w:bottom w:val="none" w:sz="0" w:space="0" w:color="auto"/>
        <w:right w:val="none" w:sz="0" w:space="0" w:color="auto"/>
      </w:divBdr>
    </w:div>
    <w:div w:id="558827958">
      <w:bodyDiv w:val="1"/>
      <w:marLeft w:val="0"/>
      <w:marRight w:val="0"/>
      <w:marTop w:val="0"/>
      <w:marBottom w:val="0"/>
      <w:divBdr>
        <w:top w:val="none" w:sz="0" w:space="0" w:color="auto"/>
        <w:left w:val="none" w:sz="0" w:space="0" w:color="auto"/>
        <w:bottom w:val="none" w:sz="0" w:space="0" w:color="auto"/>
        <w:right w:val="none" w:sz="0" w:space="0" w:color="auto"/>
      </w:divBdr>
    </w:div>
    <w:div w:id="562301330">
      <w:bodyDiv w:val="1"/>
      <w:marLeft w:val="0"/>
      <w:marRight w:val="0"/>
      <w:marTop w:val="0"/>
      <w:marBottom w:val="0"/>
      <w:divBdr>
        <w:top w:val="none" w:sz="0" w:space="0" w:color="auto"/>
        <w:left w:val="none" w:sz="0" w:space="0" w:color="auto"/>
        <w:bottom w:val="none" w:sz="0" w:space="0" w:color="auto"/>
        <w:right w:val="none" w:sz="0" w:space="0" w:color="auto"/>
      </w:divBdr>
    </w:div>
    <w:div w:id="565648995">
      <w:bodyDiv w:val="1"/>
      <w:marLeft w:val="0"/>
      <w:marRight w:val="0"/>
      <w:marTop w:val="0"/>
      <w:marBottom w:val="0"/>
      <w:divBdr>
        <w:top w:val="none" w:sz="0" w:space="0" w:color="auto"/>
        <w:left w:val="none" w:sz="0" w:space="0" w:color="auto"/>
        <w:bottom w:val="none" w:sz="0" w:space="0" w:color="auto"/>
        <w:right w:val="none" w:sz="0" w:space="0" w:color="auto"/>
      </w:divBdr>
    </w:div>
    <w:div w:id="573974549">
      <w:bodyDiv w:val="1"/>
      <w:marLeft w:val="0"/>
      <w:marRight w:val="0"/>
      <w:marTop w:val="0"/>
      <w:marBottom w:val="0"/>
      <w:divBdr>
        <w:top w:val="none" w:sz="0" w:space="0" w:color="auto"/>
        <w:left w:val="none" w:sz="0" w:space="0" w:color="auto"/>
        <w:bottom w:val="none" w:sz="0" w:space="0" w:color="auto"/>
        <w:right w:val="none" w:sz="0" w:space="0" w:color="auto"/>
      </w:divBdr>
    </w:div>
    <w:div w:id="582832930">
      <w:bodyDiv w:val="1"/>
      <w:marLeft w:val="0"/>
      <w:marRight w:val="0"/>
      <w:marTop w:val="0"/>
      <w:marBottom w:val="0"/>
      <w:divBdr>
        <w:top w:val="none" w:sz="0" w:space="0" w:color="auto"/>
        <w:left w:val="none" w:sz="0" w:space="0" w:color="auto"/>
        <w:bottom w:val="none" w:sz="0" w:space="0" w:color="auto"/>
        <w:right w:val="none" w:sz="0" w:space="0" w:color="auto"/>
      </w:divBdr>
    </w:div>
    <w:div w:id="591933647">
      <w:bodyDiv w:val="1"/>
      <w:marLeft w:val="0"/>
      <w:marRight w:val="0"/>
      <w:marTop w:val="0"/>
      <w:marBottom w:val="0"/>
      <w:divBdr>
        <w:top w:val="none" w:sz="0" w:space="0" w:color="auto"/>
        <w:left w:val="none" w:sz="0" w:space="0" w:color="auto"/>
        <w:bottom w:val="none" w:sz="0" w:space="0" w:color="auto"/>
        <w:right w:val="none" w:sz="0" w:space="0" w:color="auto"/>
      </w:divBdr>
    </w:div>
    <w:div w:id="602423419">
      <w:bodyDiv w:val="1"/>
      <w:marLeft w:val="0"/>
      <w:marRight w:val="0"/>
      <w:marTop w:val="0"/>
      <w:marBottom w:val="0"/>
      <w:divBdr>
        <w:top w:val="none" w:sz="0" w:space="0" w:color="auto"/>
        <w:left w:val="none" w:sz="0" w:space="0" w:color="auto"/>
        <w:bottom w:val="none" w:sz="0" w:space="0" w:color="auto"/>
        <w:right w:val="none" w:sz="0" w:space="0" w:color="auto"/>
      </w:divBdr>
    </w:div>
    <w:div w:id="602693671">
      <w:bodyDiv w:val="1"/>
      <w:marLeft w:val="0"/>
      <w:marRight w:val="0"/>
      <w:marTop w:val="0"/>
      <w:marBottom w:val="0"/>
      <w:divBdr>
        <w:top w:val="none" w:sz="0" w:space="0" w:color="auto"/>
        <w:left w:val="none" w:sz="0" w:space="0" w:color="auto"/>
        <w:bottom w:val="none" w:sz="0" w:space="0" w:color="auto"/>
        <w:right w:val="none" w:sz="0" w:space="0" w:color="auto"/>
      </w:divBdr>
    </w:div>
    <w:div w:id="613288528">
      <w:bodyDiv w:val="1"/>
      <w:marLeft w:val="0"/>
      <w:marRight w:val="0"/>
      <w:marTop w:val="0"/>
      <w:marBottom w:val="0"/>
      <w:divBdr>
        <w:top w:val="none" w:sz="0" w:space="0" w:color="auto"/>
        <w:left w:val="none" w:sz="0" w:space="0" w:color="auto"/>
        <w:bottom w:val="none" w:sz="0" w:space="0" w:color="auto"/>
        <w:right w:val="none" w:sz="0" w:space="0" w:color="auto"/>
      </w:divBdr>
    </w:div>
    <w:div w:id="617419960">
      <w:bodyDiv w:val="1"/>
      <w:marLeft w:val="0"/>
      <w:marRight w:val="0"/>
      <w:marTop w:val="0"/>
      <w:marBottom w:val="0"/>
      <w:divBdr>
        <w:top w:val="none" w:sz="0" w:space="0" w:color="auto"/>
        <w:left w:val="none" w:sz="0" w:space="0" w:color="auto"/>
        <w:bottom w:val="none" w:sz="0" w:space="0" w:color="auto"/>
        <w:right w:val="none" w:sz="0" w:space="0" w:color="auto"/>
      </w:divBdr>
    </w:div>
    <w:div w:id="656032388">
      <w:bodyDiv w:val="1"/>
      <w:marLeft w:val="0"/>
      <w:marRight w:val="0"/>
      <w:marTop w:val="0"/>
      <w:marBottom w:val="0"/>
      <w:divBdr>
        <w:top w:val="none" w:sz="0" w:space="0" w:color="auto"/>
        <w:left w:val="none" w:sz="0" w:space="0" w:color="auto"/>
        <w:bottom w:val="none" w:sz="0" w:space="0" w:color="auto"/>
        <w:right w:val="none" w:sz="0" w:space="0" w:color="auto"/>
      </w:divBdr>
    </w:div>
    <w:div w:id="659426275">
      <w:bodyDiv w:val="1"/>
      <w:marLeft w:val="0"/>
      <w:marRight w:val="0"/>
      <w:marTop w:val="0"/>
      <w:marBottom w:val="0"/>
      <w:divBdr>
        <w:top w:val="none" w:sz="0" w:space="0" w:color="auto"/>
        <w:left w:val="none" w:sz="0" w:space="0" w:color="auto"/>
        <w:bottom w:val="none" w:sz="0" w:space="0" w:color="auto"/>
        <w:right w:val="none" w:sz="0" w:space="0" w:color="auto"/>
      </w:divBdr>
    </w:div>
    <w:div w:id="659776713">
      <w:bodyDiv w:val="1"/>
      <w:marLeft w:val="0"/>
      <w:marRight w:val="0"/>
      <w:marTop w:val="0"/>
      <w:marBottom w:val="0"/>
      <w:divBdr>
        <w:top w:val="none" w:sz="0" w:space="0" w:color="auto"/>
        <w:left w:val="none" w:sz="0" w:space="0" w:color="auto"/>
        <w:bottom w:val="none" w:sz="0" w:space="0" w:color="auto"/>
        <w:right w:val="none" w:sz="0" w:space="0" w:color="auto"/>
      </w:divBdr>
    </w:div>
    <w:div w:id="660352713">
      <w:bodyDiv w:val="1"/>
      <w:marLeft w:val="0"/>
      <w:marRight w:val="0"/>
      <w:marTop w:val="0"/>
      <w:marBottom w:val="0"/>
      <w:divBdr>
        <w:top w:val="none" w:sz="0" w:space="0" w:color="auto"/>
        <w:left w:val="none" w:sz="0" w:space="0" w:color="auto"/>
        <w:bottom w:val="none" w:sz="0" w:space="0" w:color="auto"/>
        <w:right w:val="none" w:sz="0" w:space="0" w:color="auto"/>
      </w:divBdr>
    </w:div>
    <w:div w:id="664822838">
      <w:bodyDiv w:val="1"/>
      <w:marLeft w:val="0"/>
      <w:marRight w:val="0"/>
      <w:marTop w:val="0"/>
      <w:marBottom w:val="0"/>
      <w:divBdr>
        <w:top w:val="none" w:sz="0" w:space="0" w:color="auto"/>
        <w:left w:val="none" w:sz="0" w:space="0" w:color="auto"/>
        <w:bottom w:val="none" w:sz="0" w:space="0" w:color="auto"/>
        <w:right w:val="none" w:sz="0" w:space="0" w:color="auto"/>
      </w:divBdr>
    </w:div>
    <w:div w:id="666598481">
      <w:bodyDiv w:val="1"/>
      <w:marLeft w:val="0"/>
      <w:marRight w:val="0"/>
      <w:marTop w:val="0"/>
      <w:marBottom w:val="0"/>
      <w:divBdr>
        <w:top w:val="none" w:sz="0" w:space="0" w:color="auto"/>
        <w:left w:val="none" w:sz="0" w:space="0" w:color="auto"/>
        <w:bottom w:val="none" w:sz="0" w:space="0" w:color="auto"/>
        <w:right w:val="none" w:sz="0" w:space="0" w:color="auto"/>
      </w:divBdr>
    </w:div>
    <w:div w:id="676032757">
      <w:bodyDiv w:val="1"/>
      <w:marLeft w:val="0"/>
      <w:marRight w:val="0"/>
      <w:marTop w:val="0"/>
      <w:marBottom w:val="0"/>
      <w:divBdr>
        <w:top w:val="none" w:sz="0" w:space="0" w:color="auto"/>
        <w:left w:val="none" w:sz="0" w:space="0" w:color="auto"/>
        <w:bottom w:val="none" w:sz="0" w:space="0" w:color="auto"/>
        <w:right w:val="none" w:sz="0" w:space="0" w:color="auto"/>
      </w:divBdr>
    </w:div>
    <w:div w:id="686060771">
      <w:bodyDiv w:val="1"/>
      <w:marLeft w:val="0"/>
      <w:marRight w:val="0"/>
      <w:marTop w:val="0"/>
      <w:marBottom w:val="0"/>
      <w:divBdr>
        <w:top w:val="none" w:sz="0" w:space="0" w:color="auto"/>
        <w:left w:val="none" w:sz="0" w:space="0" w:color="auto"/>
        <w:bottom w:val="none" w:sz="0" w:space="0" w:color="auto"/>
        <w:right w:val="none" w:sz="0" w:space="0" w:color="auto"/>
      </w:divBdr>
    </w:div>
    <w:div w:id="699089225">
      <w:bodyDiv w:val="1"/>
      <w:marLeft w:val="0"/>
      <w:marRight w:val="0"/>
      <w:marTop w:val="0"/>
      <w:marBottom w:val="0"/>
      <w:divBdr>
        <w:top w:val="none" w:sz="0" w:space="0" w:color="auto"/>
        <w:left w:val="none" w:sz="0" w:space="0" w:color="auto"/>
        <w:bottom w:val="none" w:sz="0" w:space="0" w:color="auto"/>
        <w:right w:val="none" w:sz="0" w:space="0" w:color="auto"/>
      </w:divBdr>
    </w:div>
    <w:div w:id="699279523">
      <w:bodyDiv w:val="1"/>
      <w:marLeft w:val="0"/>
      <w:marRight w:val="0"/>
      <w:marTop w:val="0"/>
      <w:marBottom w:val="0"/>
      <w:divBdr>
        <w:top w:val="none" w:sz="0" w:space="0" w:color="auto"/>
        <w:left w:val="none" w:sz="0" w:space="0" w:color="auto"/>
        <w:bottom w:val="none" w:sz="0" w:space="0" w:color="auto"/>
        <w:right w:val="none" w:sz="0" w:space="0" w:color="auto"/>
      </w:divBdr>
    </w:div>
    <w:div w:id="699667225">
      <w:bodyDiv w:val="1"/>
      <w:marLeft w:val="0"/>
      <w:marRight w:val="0"/>
      <w:marTop w:val="0"/>
      <w:marBottom w:val="0"/>
      <w:divBdr>
        <w:top w:val="none" w:sz="0" w:space="0" w:color="auto"/>
        <w:left w:val="none" w:sz="0" w:space="0" w:color="auto"/>
        <w:bottom w:val="none" w:sz="0" w:space="0" w:color="auto"/>
        <w:right w:val="none" w:sz="0" w:space="0" w:color="auto"/>
      </w:divBdr>
    </w:div>
    <w:div w:id="702906064">
      <w:bodyDiv w:val="1"/>
      <w:marLeft w:val="0"/>
      <w:marRight w:val="0"/>
      <w:marTop w:val="0"/>
      <w:marBottom w:val="0"/>
      <w:divBdr>
        <w:top w:val="none" w:sz="0" w:space="0" w:color="auto"/>
        <w:left w:val="none" w:sz="0" w:space="0" w:color="auto"/>
        <w:bottom w:val="none" w:sz="0" w:space="0" w:color="auto"/>
        <w:right w:val="none" w:sz="0" w:space="0" w:color="auto"/>
      </w:divBdr>
    </w:div>
    <w:div w:id="703798155">
      <w:bodyDiv w:val="1"/>
      <w:marLeft w:val="0"/>
      <w:marRight w:val="0"/>
      <w:marTop w:val="0"/>
      <w:marBottom w:val="0"/>
      <w:divBdr>
        <w:top w:val="none" w:sz="0" w:space="0" w:color="auto"/>
        <w:left w:val="none" w:sz="0" w:space="0" w:color="auto"/>
        <w:bottom w:val="none" w:sz="0" w:space="0" w:color="auto"/>
        <w:right w:val="none" w:sz="0" w:space="0" w:color="auto"/>
      </w:divBdr>
    </w:div>
    <w:div w:id="724719474">
      <w:bodyDiv w:val="1"/>
      <w:marLeft w:val="0"/>
      <w:marRight w:val="0"/>
      <w:marTop w:val="0"/>
      <w:marBottom w:val="0"/>
      <w:divBdr>
        <w:top w:val="none" w:sz="0" w:space="0" w:color="auto"/>
        <w:left w:val="none" w:sz="0" w:space="0" w:color="auto"/>
        <w:bottom w:val="none" w:sz="0" w:space="0" w:color="auto"/>
        <w:right w:val="none" w:sz="0" w:space="0" w:color="auto"/>
      </w:divBdr>
    </w:div>
    <w:div w:id="732891544">
      <w:bodyDiv w:val="1"/>
      <w:marLeft w:val="0"/>
      <w:marRight w:val="0"/>
      <w:marTop w:val="0"/>
      <w:marBottom w:val="0"/>
      <w:divBdr>
        <w:top w:val="none" w:sz="0" w:space="0" w:color="auto"/>
        <w:left w:val="none" w:sz="0" w:space="0" w:color="auto"/>
        <w:bottom w:val="none" w:sz="0" w:space="0" w:color="auto"/>
        <w:right w:val="none" w:sz="0" w:space="0" w:color="auto"/>
      </w:divBdr>
    </w:div>
    <w:div w:id="736710309">
      <w:bodyDiv w:val="1"/>
      <w:marLeft w:val="0"/>
      <w:marRight w:val="0"/>
      <w:marTop w:val="0"/>
      <w:marBottom w:val="0"/>
      <w:divBdr>
        <w:top w:val="none" w:sz="0" w:space="0" w:color="auto"/>
        <w:left w:val="none" w:sz="0" w:space="0" w:color="auto"/>
        <w:bottom w:val="none" w:sz="0" w:space="0" w:color="auto"/>
        <w:right w:val="none" w:sz="0" w:space="0" w:color="auto"/>
      </w:divBdr>
    </w:div>
    <w:div w:id="742340051">
      <w:bodyDiv w:val="1"/>
      <w:marLeft w:val="0"/>
      <w:marRight w:val="0"/>
      <w:marTop w:val="0"/>
      <w:marBottom w:val="0"/>
      <w:divBdr>
        <w:top w:val="none" w:sz="0" w:space="0" w:color="auto"/>
        <w:left w:val="none" w:sz="0" w:space="0" w:color="auto"/>
        <w:bottom w:val="none" w:sz="0" w:space="0" w:color="auto"/>
        <w:right w:val="none" w:sz="0" w:space="0" w:color="auto"/>
      </w:divBdr>
    </w:div>
    <w:div w:id="744960150">
      <w:bodyDiv w:val="1"/>
      <w:marLeft w:val="0"/>
      <w:marRight w:val="0"/>
      <w:marTop w:val="0"/>
      <w:marBottom w:val="0"/>
      <w:divBdr>
        <w:top w:val="none" w:sz="0" w:space="0" w:color="auto"/>
        <w:left w:val="none" w:sz="0" w:space="0" w:color="auto"/>
        <w:bottom w:val="none" w:sz="0" w:space="0" w:color="auto"/>
        <w:right w:val="none" w:sz="0" w:space="0" w:color="auto"/>
      </w:divBdr>
    </w:div>
    <w:div w:id="745302347">
      <w:bodyDiv w:val="1"/>
      <w:marLeft w:val="0"/>
      <w:marRight w:val="0"/>
      <w:marTop w:val="0"/>
      <w:marBottom w:val="0"/>
      <w:divBdr>
        <w:top w:val="none" w:sz="0" w:space="0" w:color="auto"/>
        <w:left w:val="none" w:sz="0" w:space="0" w:color="auto"/>
        <w:bottom w:val="none" w:sz="0" w:space="0" w:color="auto"/>
        <w:right w:val="none" w:sz="0" w:space="0" w:color="auto"/>
      </w:divBdr>
    </w:div>
    <w:div w:id="745419918">
      <w:bodyDiv w:val="1"/>
      <w:marLeft w:val="0"/>
      <w:marRight w:val="0"/>
      <w:marTop w:val="0"/>
      <w:marBottom w:val="0"/>
      <w:divBdr>
        <w:top w:val="none" w:sz="0" w:space="0" w:color="auto"/>
        <w:left w:val="none" w:sz="0" w:space="0" w:color="auto"/>
        <w:bottom w:val="none" w:sz="0" w:space="0" w:color="auto"/>
        <w:right w:val="none" w:sz="0" w:space="0" w:color="auto"/>
      </w:divBdr>
    </w:div>
    <w:div w:id="757286377">
      <w:bodyDiv w:val="1"/>
      <w:marLeft w:val="0"/>
      <w:marRight w:val="0"/>
      <w:marTop w:val="0"/>
      <w:marBottom w:val="0"/>
      <w:divBdr>
        <w:top w:val="none" w:sz="0" w:space="0" w:color="auto"/>
        <w:left w:val="none" w:sz="0" w:space="0" w:color="auto"/>
        <w:bottom w:val="none" w:sz="0" w:space="0" w:color="auto"/>
        <w:right w:val="none" w:sz="0" w:space="0" w:color="auto"/>
      </w:divBdr>
    </w:div>
    <w:div w:id="762384946">
      <w:bodyDiv w:val="1"/>
      <w:marLeft w:val="0"/>
      <w:marRight w:val="0"/>
      <w:marTop w:val="0"/>
      <w:marBottom w:val="0"/>
      <w:divBdr>
        <w:top w:val="none" w:sz="0" w:space="0" w:color="auto"/>
        <w:left w:val="none" w:sz="0" w:space="0" w:color="auto"/>
        <w:bottom w:val="none" w:sz="0" w:space="0" w:color="auto"/>
        <w:right w:val="none" w:sz="0" w:space="0" w:color="auto"/>
      </w:divBdr>
    </w:div>
    <w:div w:id="764350216">
      <w:bodyDiv w:val="1"/>
      <w:marLeft w:val="0"/>
      <w:marRight w:val="0"/>
      <w:marTop w:val="0"/>
      <w:marBottom w:val="0"/>
      <w:divBdr>
        <w:top w:val="none" w:sz="0" w:space="0" w:color="auto"/>
        <w:left w:val="none" w:sz="0" w:space="0" w:color="auto"/>
        <w:bottom w:val="none" w:sz="0" w:space="0" w:color="auto"/>
        <w:right w:val="none" w:sz="0" w:space="0" w:color="auto"/>
      </w:divBdr>
    </w:div>
    <w:div w:id="770275473">
      <w:bodyDiv w:val="1"/>
      <w:marLeft w:val="0"/>
      <w:marRight w:val="0"/>
      <w:marTop w:val="0"/>
      <w:marBottom w:val="0"/>
      <w:divBdr>
        <w:top w:val="none" w:sz="0" w:space="0" w:color="auto"/>
        <w:left w:val="none" w:sz="0" w:space="0" w:color="auto"/>
        <w:bottom w:val="none" w:sz="0" w:space="0" w:color="auto"/>
        <w:right w:val="none" w:sz="0" w:space="0" w:color="auto"/>
      </w:divBdr>
    </w:div>
    <w:div w:id="773404974">
      <w:bodyDiv w:val="1"/>
      <w:marLeft w:val="0"/>
      <w:marRight w:val="0"/>
      <w:marTop w:val="0"/>
      <w:marBottom w:val="0"/>
      <w:divBdr>
        <w:top w:val="none" w:sz="0" w:space="0" w:color="auto"/>
        <w:left w:val="none" w:sz="0" w:space="0" w:color="auto"/>
        <w:bottom w:val="none" w:sz="0" w:space="0" w:color="auto"/>
        <w:right w:val="none" w:sz="0" w:space="0" w:color="auto"/>
      </w:divBdr>
    </w:div>
    <w:div w:id="779186661">
      <w:bodyDiv w:val="1"/>
      <w:marLeft w:val="0"/>
      <w:marRight w:val="0"/>
      <w:marTop w:val="0"/>
      <w:marBottom w:val="0"/>
      <w:divBdr>
        <w:top w:val="none" w:sz="0" w:space="0" w:color="auto"/>
        <w:left w:val="none" w:sz="0" w:space="0" w:color="auto"/>
        <w:bottom w:val="none" w:sz="0" w:space="0" w:color="auto"/>
        <w:right w:val="none" w:sz="0" w:space="0" w:color="auto"/>
      </w:divBdr>
    </w:div>
    <w:div w:id="782726381">
      <w:bodyDiv w:val="1"/>
      <w:marLeft w:val="0"/>
      <w:marRight w:val="0"/>
      <w:marTop w:val="0"/>
      <w:marBottom w:val="0"/>
      <w:divBdr>
        <w:top w:val="none" w:sz="0" w:space="0" w:color="auto"/>
        <w:left w:val="none" w:sz="0" w:space="0" w:color="auto"/>
        <w:bottom w:val="none" w:sz="0" w:space="0" w:color="auto"/>
        <w:right w:val="none" w:sz="0" w:space="0" w:color="auto"/>
      </w:divBdr>
    </w:div>
    <w:div w:id="796677987">
      <w:bodyDiv w:val="1"/>
      <w:marLeft w:val="0"/>
      <w:marRight w:val="0"/>
      <w:marTop w:val="0"/>
      <w:marBottom w:val="0"/>
      <w:divBdr>
        <w:top w:val="none" w:sz="0" w:space="0" w:color="auto"/>
        <w:left w:val="none" w:sz="0" w:space="0" w:color="auto"/>
        <w:bottom w:val="none" w:sz="0" w:space="0" w:color="auto"/>
        <w:right w:val="none" w:sz="0" w:space="0" w:color="auto"/>
      </w:divBdr>
    </w:div>
    <w:div w:id="803041926">
      <w:bodyDiv w:val="1"/>
      <w:marLeft w:val="0"/>
      <w:marRight w:val="0"/>
      <w:marTop w:val="0"/>
      <w:marBottom w:val="0"/>
      <w:divBdr>
        <w:top w:val="none" w:sz="0" w:space="0" w:color="auto"/>
        <w:left w:val="none" w:sz="0" w:space="0" w:color="auto"/>
        <w:bottom w:val="none" w:sz="0" w:space="0" w:color="auto"/>
        <w:right w:val="none" w:sz="0" w:space="0" w:color="auto"/>
      </w:divBdr>
    </w:div>
    <w:div w:id="807357201">
      <w:bodyDiv w:val="1"/>
      <w:marLeft w:val="0"/>
      <w:marRight w:val="0"/>
      <w:marTop w:val="0"/>
      <w:marBottom w:val="0"/>
      <w:divBdr>
        <w:top w:val="none" w:sz="0" w:space="0" w:color="auto"/>
        <w:left w:val="none" w:sz="0" w:space="0" w:color="auto"/>
        <w:bottom w:val="none" w:sz="0" w:space="0" w:color="auto"/>
        <w:right w:val="none" w:sz="0" w:space="0" w:color="auto"/>
      </w:divBdr>
    </w:div>
    <w:div w:id="809173157">
      <w:bodyDiv w:val="1"/>
      <w:marLeft w:val="0"/>
      <w:marRight w:val="0"/>
      <w:marTop w:val="0"/>
      <w:marBottom w:val="0"/>
      <w:divBdr>
        <w:top w:val="none" w:sz="0" w:space="0" w:color="auto"/>
        <w:left w:val="none" w:sz="0" w:space="0" w:color="auto"/>
        <w:bottom w:val="none" w:sz="0" w:space="0" w:color="auto"/>
        <w:right w:val="none" w:sz="0" w:space="0" w:color="auto"/>
      </w:divBdr>
    </w:div>
    <w:div w:id="811287352">
      <w:bodyDiv w:val="1"/>
      <w:marLeft w:val="0"/>
      <w:marRight w:val="0"/>
      <w:marTop w:val="0"/>
      <w:marBottom w:val="0"/>
      <w:divBdr>
        <w:top w:val="none" w:sz="0" w:space="0" w:color="auto"/>
        <w:left w:val="none" w:sz="0" w:space="0" w:color="auto"/>
        <w:bottom w:val="none" w:sz="0" w:space="0" w:color="auto"/>
        <w:right w:val="none" w:sz="0" w:space="0" w:color="auto"/>
      </w:divBdr>
    </w:div>
    <w:div w:id="817575687">
      <w:bodyDiv w:val="1"/>
      <w:marLeft w:val="0"/>
      <w:marRight w:val="0"/>
      <w:marTop w:val="0"/>
      <w:marBottom w:val="0"/>
      <w:divBdr>
        <w:top w:val="none" w:sz="0" w:space="0" w:color="auto"/>
        <w:left w:val="none" w:sz="0" w:space="0" w:color="auto"/>
        <w:bottom w:val="none" w:sz="0" w:space="0" w:color="auto"/>
        <w:right w:val="none" w:sz="0" w:space="0" w:color="auto"/>
      </w:divBdr>
    </w:div>
    <w:div w:id="819347912">
      <w:bodyDiv w:val="1"/>
      <w:marLeft w:val="0"/>
      <w:marRight w:val="0"/>
      <w:marTop w:val="0"/>
      <w:marBottom w:val="0"/>
      <w:divBdr>
        <w:top w:val="none" w:sz="0" w:space="0" w:color="auto"/>
        <w:left w:val="none" w:sz="0" w:space="0" w:color="auto"/>
        <w:bottom w:val="none" w:sz="0" w:space="0" w:color="auto"/>
        <w:right w:val="none" w:sz="0" w:space="0" w:color="auto"/>
      </w:divBdr>
    </w:div>
    <w:div w:id="828449662">
      <w:bodyDiv w:val="1"/>
      <w:marLeft w:val="0"/>
      <w:marRight w:val="0"/>
      <w:marTop w:val="0"/>
      <w:marBottom w:val="0"/>
      <w:divBdr>
        <w:top w:val="none" w:sz="0" w:space="0" w:color="auto"/>
        <w:left w:val="none" w:sz="0" w:space="0" w:color="auto"/>
        <w:bottom w:val="none" w:sz="0" w:space="0" w:color="auto"/>
        <w:right w:val="none" w:sz="0" w:space="0" w:color="auto"/>
      </w:divBdr>
    </w:div>
    <w:div w:id="861436437">
      <w:bodyDiv w:val="1"/>
      <w:marLeft w:val="0"/>
      <w:marRight w:val="0"/>
      <w:marTop w:val="0"/>
      <w:marBottom w:val="0"/>
      <w:divBdr>
        <w:top w:val="none" w:sz="0" w:space="0" w:color="auto"/>
        <w:left w:val="none" w:sz="0" w:space="0" w:color="auto"/>
        <w:bottom w:val="none" w:sz="0" w:space="0" w:color="auto"/>
        <w:right w:val="none" w:sz="0" w:space="0" w:color="auto"/>
      </w:divBdr>
    </w:div>
    <w:div w:id="869756727">
      <w:bodyDiv w:val="1"/>
      <w:marLeft w:val="0"/>
      <w:marRight w:val="0"/>
      <w:marTop w:val="0"/>
      <w:marBottom w:val="0"/>
      <w:divBdr>
        <w:top w:val="none" w:sz="0" w:space="0" w:color="auto"/>
        <w:left w:val="none" w:sz="0" w:space="0" w:color="auto"/>
        <w:bottom w:val="none" w:sz="0" w:space="0" w:color="auto"/>
        <w:right w:val="none" w:sz="0" w:space="0" w:color="auto"/>
      </w:divBdr>
    </w:div>
    <w:div w:id="873232369">
      <w:bodyDiv w:val="1"/>
      <w:marLeft w:val="0"/>
      <w:marRight w:val="0"/>
      <w:marTop w:val="0"/>
      <w:marBottom w:val="0"/>
      <w:divBdr>
        <w:top w:val="none" w:sz="0" w:space="0" w:color="auto"/>
        <w:left w:val="none" w:sz="0" w:space="0" w:color="auto"/>
        <w:bottom w:val="none" w:sz="0" w:space="0" w:color="auto"/>
        <w:right w:val="none" w:sz="0" w:space="0" w:color="auto"/>
      </w:divBdr>
    </w:div>
    <w:div w:id="878392952">
      <w:bodyDiv w:val="1"/>
      <w:marLeft w:val="0"/>
      <w:marRight w:val="0"/>
      <w:marTop w:val="0"/>
      <w:marBottom w:val="0"/>
      <w:divBdr>
        <w:top w:val="none" w:sz="0" w:space="0" w:color="auto"/>
        <w:left w:val="none" w:sz="0" w:space="0" w:color="auto"/>
        <w:bottom w:val="none" w:sz="0" w:space="0" w:color="auto"/>
        <w:right w:val="none" w:sz="0" w:space="0" w:color="auto"/>
      </w:divBdr>
    </w:div>
    <w:div w:id="878588747">
      <w:bodyDiv w:val="1"/>
      <w:marLeft w:val="0"/>
      <w:marRight w:val="0"/>
      <w:marTop w:val="0"/>
      <w:marBottom w:val="0"/>
      <w:divBdr>
        <w:top w:val="none" w:sz="0" w:space="0" w:color="auto"/>
        <w:left w:val="none" w:sz="0" w:space="0" w:color="auto"/>
        <w:bottom w:val="none" w:sz="0" w:space="0" w:color="auto"/>
        <w:right w:val="none" w:sz="0" w:space="0" w:color="auto"/>
      </w:divBdr>
    </w:div>
    <w:div w:id="883759391">
      <w:bodyDiv w:val="1"/>
      <w:marLeft w:val="0"/>
      <w:marRight w:val="0"/>
      <w:marTop w:val="0"/>
      <w:marBottom w:val="0"/>
      <w:divBdr>
        <w:top w:val="none" w:sz="0" w:space="0" w:color="auto"/>
        <w:left w:val="none" w:sz="0" w:space="0" w:color="auto"/>
        <w:bottom w:val="none" w:sz="0" w:space="0" w:color="auto"/>
        <w:right w:val="none" w:sz="0" w:space="0" w:color="auto"/>
      </w:divBdr>
    </w:div>
    <w:div w:id="885793656">
      <w:bodyDiv w:val="1"/>
      <w:marLeft w:val="0"/>
      <w:marRight w:val="0"/>
      <w:marTop w:val="0"/>
      <w:marBottom w:val="0"/>
      <w:divBdr>
        <w:top w:val="none" w:sz="0" w:space="0" w:color="auto"/>
        <w:left w:val="none" w:sz="0" w:space="0" w:color="auto"/>
        <w:bottom w:val="none" w:sz="0" w:space="0" w:color="auto"/>
        <w:right w:val="none" w:sz="0" w:space="0" w:color="auto"/>
      </w:divBdr>
    </w:div>
    <w:div w:id="889809313">
      <w:bodyDiv w:val="1"/>
      <w:marLeft w:val="0"/>
      <w:marRight w:val="0"/>
      <w:marTop w:val="0"/>
      <w:marBottom w:val="0"/>
      <w:divBdr>
        <w:top w:val="none" w:sz="0" w:space="0" w:color="auto"/>
        <w:left w:val="none" w:sz="0" w:space="0" w:color="auto"/>
        <w:bottom w:val="none" w:sz="0" w:space="0" w:color="auto"/>
        <w:right w:val="none" w:sz="0" w:space="0" w:color="auto"/>
      </w:divBdr>
    </w:div>
    <w:div w:id="901795112">
      <w:bodyDiv w:val="1"/>
      <w:marLeft w:val="0"/>
      <w:marRight w:val="0"/>
      <w:marTop w:val="0"/>
      <w:marBottom w:val="0"/>
      <w:divBdr>
        <w:top w:val="none" w:sz="0" w:space="0" w:color="auto"/>
        <w:left w:val="none" w:sz="0" w:space="0" w:color="auto"/>
        <w:bottom w:val="none" w:sz="0" w:space="0" w:color="auto"/>
        <w:right w:val="none" w:sz="0" w:space="0" w:color="auto"/>
      </w:divBdr>
    </w:div>
    <w:div w:id="916866279">
      <w:bodyDiv w:val="1"/>
      <w:marLeft w:val="0"/>
      <w:marRight w:val="0"/>
      <w:marTop w:val="0"/>
      <w:marBottom w:val="0"/>
      <w:divBdr>
        <w:top w:val="none" w:sz="0" w:space="0" w:color="auto"/>
        <w:left w:val="none" w:sz="0" w:space="0" w:color="auto"/>
        <w:bottom w:val="none" w:sz="0" w:space="0" w:color="auto"/>
        <w:right w:val="none" w:sz="0" w:space="0" w:color="auto"/>
      </w:divBdr>
    </w:div>
    <w:div w:id="919487110">
      <w:bodyDiv w:val="1"/>
      <w:marLeft w:val="0"/>
      <w:marRight w:val="0"/>
      <w:marTop w:val="0"/>
      <w:marBottom w:val="0"/>
      <w:divBdr>
        <w:top w:val="none" w:sz="0" w:space="0" w:color="auto"/>
        <w:left w:val="none" w:sz="0" w:space="0" w:color="auto"/>
        <w:bottom w:val="none" w:sz="0" w:space="0" w:color="auto"/>
        <w:right w:val="none" w:sz="0" w:space="0" w:color="auto"/>
      </w:divBdr>
    </w:div>
    <w:div w:id="930352749">
      <w:bodyDiv w:val="1"/>
      <w:marLeft w:val="0"/>
      <w:marRight w:val="0"/>
      <w:marTop w:val="0"/>
      <w:marBottom w:val="0"/>
      <w:divBdr>
        <w:top w:val="none" w:sz="0" w:space="0" w:color="auto"/>
        <w:left w:val="none" w:sz="0" w:space="0" w:color="auto"/>
        <w:bottom w:val="none" w:sz="0" w:space="0" w:color="auto"/>
        <w:right w:val="none" w:sz="0" w:space="0" w:color="auto"/>
      </w:divBdr>
    </w:div>
    <w:div w:id="936475208">
      <w:bodyDiv w:val="1"/>
      <w:marLeft w:val="0"/>
      <w:marRight w:val="0"/>
      <w:marTop w:val="0"/>
      <w:marBottom w:val="0"/>
      <w:divBdr>
        <w:top w:val="none" w:sz="0" w:space="0" w:color="auto"/>
        <w:left w:val="none" w:sz="0" w:space="0" w:color="auto"/>
        <w:bottom w:val="none" w:sz="0" w:space="0" w:color="auto"/>
        <w:right w:val="none" w:sz="0" w:space="0" w:color="auto"/>
      </w:divBdr>
    </w:div>
    <w:div w:id="954367003">
      <w:bodyDiv w:val="1"/>
      <w:marLeft w:val="0"/>
      <w:marRight w:val="0"/>
      <w:marTop w:val="0"/>
      <w:marBottom w:val="0"/>
      <w:divBdr>
        <w:top w:val="none" w:sz="0" w:space="0" w:color="auto"/>
        <w:left w:val="none" w:sz="0" w:space="0" w:color="auto"/>
        <w:bottom w:val="none" w:sz="0" w:space="0" w:color="auto"/>
        <w:right w:val="none" w:sz="0" w:space="0" w:color="auto"/>
      </w:divBdr>
    </w:div>
    <w:div w:id="954871676">
      <w:bodyDiv w:val="1"/>
      <w:marLeft w:val="0"/>
      <w:marRight w:val="0"/>
      <w:marTop w:val="0"/>
      <w:marBottom w:val="0"/>
      <w:divBdr>
        <w:top w:val="none" w:sz="0" w:space="0" w:color="auto"/>
        <w:left w:val="none" w:sz="0" w:space="0" w:color="auto"/>
        <w:bottom w:val="none" w:sz="0" w:space="0" w:color="auto"/>
        <w:right w:val="none" w:sz="0" w:space="0" w:color="auto"/>
      </w:divBdr>
    </w:div>
    <w:div w:id="957026919">
      <w:bodyDiv w:val="1"/>
      <w:marLeft w:val="0"/>
      <w:marRight w:val="0"/>
      <w:marTop w:val="0"/>
      <w:marBottom w:val="0"/>
      <w:divBdr>
        <w:top w:val="none" w:sz="0" w:space="0" w:color="auto"/>
        <w:left w:val="none" w:sz="0" w:space="0" w:color="auto"/>
        <w:bottom w:val="none" w:sz="0" w:space="0" w:color="auto"/>
        <w:right w:val="none" w:sz="0" w:space="0" w:color="auto"/>
      </w:divBdr>
    </w:div>
    <w:div w:id="957487038">
      <w:bodyDiv w:val="1"/>
      <w:marLeft w:val="0"/>
      <w:marRight w:val="0"/>
      <w:marTop w:val="0"/>
      <w:marBottom w:val="0"/>
      <w:divBdr>
        <w:top w:val="none" w:sz="0" w:space="0" w:color="auto"/>
        <w:left w:val="none" w:sz="0" w:space="0" w:color="auto"/>
        <w:bottom w:val="none" w:sz="0" w:space="0" w:color="auto"/>
        <w:right w:val="none" w:sz="0" w:space="0" w:color="auto"/>
      </w:divBdr>
    </w:div>
    <w:div w:id="958533882">
      <w:bodyDiv w:val="1"/>
      <w:marLeft w:val="0"/>
      <w:marRight w:val="0"/>
      <w:marTop w:val="0"/>
      <w:marBottom w:val="0"/>
      <w:divBdr>
        <w:top w:val="none" w:sz="0" w:space="0" w:color="auto"/>
        <w:left w:val="none" w:sz="0" w:space="0" w:color="auto"/>
        <w:bottom w:val="none" w:sz="0" w:space="0" w:color="auto"/>
        <w:right w:val="none" w:sz="0" w:space="0" w:color="auto"/>
      </w:divBdr>
    </w:div>
    <w:div w:id="958534948">
      <w:bodyDiv w:val="1"/>
      <w:marLeft w:val="0"/>
      <w:marRight w:val="0"/>
      <w:marTop w:val="0"/>
      <w:marBottom w:val="0"/>
      <w:divBdr>
        <w:top w:val="none" w:sz="0" w:space="0" w:color="auto"/>
        <w:left w:val="none" w:sz="0" w:space="0" w:color="auto"/>
        <w:bottom w:val="none" w:sz="0" w:space="0" w:color="auto"/>
        <w:right w:val="none" w:sz="0" w:space="0" w:color="auto"/>
      </w:divBdr>
    </w:div>
    <w:div w:id="965045729">
      <w:bodyDiv w:val="1"/>
      <w:marLeft w:val="0"/>
      <w:marRight w:val="0"/>
      <w:marTop w:val="0"/>
      <w:marBottom w:val="0"/>
      <w:divBdr>
        <w:top w:val="none" w:sz="0" w:space="0" w:color="auto"/>
        <w:left w:val="none" w:sz="0" w:space="0" w:color="auto"/>
        <w:bottom w:val="none" w:sz="0" w:space="0" w:color="auto"/>
        <w:right w:val="none" w:sz="0" w:space="0" w:color="auto"/>
      </w:divBdr>
    </w:div>
    <w:div w:id="966858515">
      <w:bodyDiv w:val="1"/>
      <w:marLeft w:val="0"/>
      <w:marRight w:val="0"/>
      <w:marTop w:val="0"/>
      <w:marBottom w:val="0"/>
      <w:divBdr>
        <w:top w:val="none" w:sz="0" w:space="0" w:color="auto"/>
        <w:left w:val="none" w:sz="0" w:space="0" w:color="auto"/>
        <w:bottom w:val="none" w:sz="0" w:space="0" w:color="auto"/>
        <w:right w:val="none" w:sz="0" w:space="0" w:color="auto"/>
      </w:divBdr>
    </w:div>
    <w:div w:id="970135783">
      <w:bodyDiv w:val="1"/>
      <w:marLeft w:val="0"/>
      <w:marRight w:val="0"/>
      <w:marTop w:val="0"/>
      <w:marBottom w:val="0"/>
      <w:divBdr>
        <w:top w:val="none" w:sz="0" w:space="0" w:color="auto"/>
        <w:left w:val="none" w:sz="0" w:space="0" w:color="auto"/>
        <w:bottom w:val="none" w:sz="0" w:space="0" w:color="auto"/>
        <w:right w:val="none" w:sz="0" w:space="0" w:color="auto"/>
      </w:divBdr>
    </w:div>
    <w:div w:id="982588706">
      <w:bodyDiv w:val="1"/>
      <w:marLeft w:val="0"/>
      <w:marRight w:val="0"/>
      <w:marTop w:val="0"/>
      <w:marBottom w:val="0"/>
      <w:divBdr>
        <w:top w:val="none" w:sz="0" w:space="0" w:color="auto"/>
        <w:left w:val="none" w:sz="0" w:space="0" w:color="auto"/>
        <w:bottom w:val="none" w:sz="0" w:space="0" w:color="auto"/>
        <w:right w:val="none" w:sz="0" w:space="0" w:color="auto"/>
      </w:divBdr>
    </w:div>
    <w:div w:id="984697403">
      <w:bodyDiv w:val="1"/>
      <w:marLeft w:val="0"/>
      <w:marRight w:val="0"/>
      <w:marTop w:val="0"/>
      <w:marBottom w:val="0"/>
      <w:divBdr>
        <w:top w:val="none" w:sz="0" w:space="0" w:color="auto"/>
        <w:left w:val="none" w:sz="0" w:space="0" w:color="auto"/>
        <w:bottom w:val="none" w:sz="0" w:space="0" w:color="auto"/>
        <w:right w:val="none" w:sz="0" w:space="0" w:color="auto"/>
      </w:divBdr>
    </w:div>
    <w:div w:id="985862938">
      <w:bodyDiv w:val="1"/>
      <w:marLeft w:val="0"/>
      <w:marRight w:val="0"/>
      <w:marTop w:val="0"/>
      <w:marBottom w:val="0"/>
      <w:divBdr>
        <w:top w:val="none" w:sz="0" w:space="0" w:color="auto"/>
        <w:left w:val="none" w:sz="0" w:space="0" w:color="auto"/>
        <w:bottom w:val="none" w:sz="0" w:space="0" w:color="auto"/>
        <w:right w:val="none" w:sz="0" w:space="0" w:color="auto"/>
      </w:divBdr>
    </w:div>
    <w:div w:id="992298889">
      <w:bodyDiv w:val="1"/>
      <w:marLeft w:val="0"/>
      <w:marRight w:val="0"/>
      <w:marTop w:val="0"/>
      <w:marBottom w:val="0"/>
      <w:divBdr>
        <w:top w:val="none" w:sz="0" w:space="0" w:color="auto"/>
        <w:left w:val="none" w:sz="0" w:space="0" w:color="auto"/>
        <w:bottom w:val="none" w:sz="0" w:space="0" w:color="auto"/>
        <w:right w:val="none" w:sz="0" w:space="0" w:color="auto"/>
      </w:divBdr>
    </w:div>
    <w:div w:id="1001392936">
      <w:bodyDiv w:val="1"/>
      <w:marLeft w:val="0"/>
      <w:marRight w:val="0"/>
      <w:marTop w:val="0"/>
      <w:marBottom w:val="0"/>
      <w:divBdr>
        <w:top w:val="none" w:sz="0" w:space="0" w:color="auto"/>
        <w:left w:val="none" w:sz="0" w:space="0" w:color="auto"/>
        <w:bottom w:val="none" w:sz="0" w:space="0" w:color="auto"/>
        <w:right w:val="none" w:sz="0" w:space="0" w:color="auto"/>
      </w:divBdr>
    </w:div>
    <w:div w:id="1006980253">
      <w:bodyDiv w:val="1"/>
      <w:marLeft w:val="0"/>
      <w:marRight w:val="0"/>
      <w:marTop w:val="0"/>
      <w:marBottom w:val="0"/>
      <w:divBdr>
        <w:top w:val="none" w:sz="0" w:space="0" w:color="auto"/>
        <w:left w:val="none" w:sz="0" w:space="0" w:color="auto"/>
        <w:bottom w:val="none" w:sz="0" w:space="0" w:color="auto"/>
        <w:right w:val="none" w:sz="0" w:space="0" w:color="auto"/>
      </w:divBdr>
    </w:div>
    <w:div w:id="1011564158">
      <w:bodyDiv w:val="1"/>
      <w:marLeft w:val="0"/>
      <w:marRight w:val="0"/>
      <w:marTop w:val="0"/>
      <w:marBottom w:val="0"/>
      <w:divBdr>
        <w:top w:val="none" w:sz="0" w:space="0" w:color="auto"/>
        <w:left w:val="none" w:sz="0" w:space="0" w:color="auto"/>
        <w:bottom w:val="none" w:sz="0" w:space="0" w:color="auto"/>
        <w:right w:val="none" w:sz="0" w:space="0" w:color="auto"/>
      </w:divBdr>
    </w:div>
    <w:div w:id="1014723362">
      <w:bodyDiv w:val="1"/>
      <w:marLeft w:val="0"/>
      <w:marRight w:val="0"/>
      <w:marTop w:val="0"/>
      <w:marBottom w:val="0"/>
      <w:divBdr>
        <w:top w:val="none" w:sz="0" w:space="0" w:color="auto"/>
        <w:left w:val="none" w:sz="0" w:space="0" w:color="auto"/>
        <w:bottom w:val="none" w:sz="0" w:space="0" w:color="auto"/>
        <w:right w:val="none" w:sz="0" w:space="0" w:color="auto"/>
      </w:divBdr>
    </w:div>
    <w:div w:id="1017930909">
      <w:bodyDiv w:val="1"/>
      <w:marLeft w:val="0"/>
      <w:marRight w:val="0"/>
      <w:marTop w:val="0"/>
      <w:marBottom w:val="0"/>
      <w:divBdr>
        <w:top w:val="none" w:sz="0" w:space="0" w:color="auto"/>
        <w:left w:val="none" w:sz="0" w:space="0" w:color="auto"/>
        <w:bottom w:val="none" w:sz="0" w:space="0" w:color="auto"/>
        <w:right w:val="none" w:sz="0" w:space="0" w:color="auto"/>
      </w:divBdr>
    </w:div>
    <w:div w:id="1019358599">
      <w:bodyDiv w:val="1"/>
      <w:marLeft w:val="0"/>
      <w:marRight w:val="0"/>
      <w:marTop w:val="0"/>
      <w:marBottom w:val="0"/>
      <w:divBdr>
        <w:top w:val="none" w:sz="0" w:space="0" w:color="auto"/>
        <w:left w:val="none" w:sz="0" w:space="0" w:color="auto"/>
        <w:bottom w:val="none" w:sz="0" w:space="0" w:color="auto"/>
        <w:right w:val="none" w:sz="0" w:space="0" w:color="auto"/>
      </w:divBdr>
    </w:div>
    <w:div w:id="1026104267">
      <w:bodyDiv w:val="1"/>
      <w:marLeft w:val="0"/>
      <w:marRight w:val="0"/>
      <w:marTop w:val="0"/>
      <w:marBottom w:val="0"/>
      <w:divBdr>
        <w:top w:val="none" w:sz="0" w:space="0" w:color="auto"/>
        <w:left w:val="none" w:sz="0" w:space="0" w:color="auto"/>
        <w:bottom w:val="none" w:sz="0" w:space="0" w:color="auto"/>
        <w:right w:val="none" w:sz="0" w:space="0" w:color="auto"/>
      </w:divBdr>
    </w:div>
    <w:div w:id="1026903778">
      <w:bodyDiv w:val="1"/>
      <w:marLeft w:val="0"/>
      <w:marRight w:val="0"/>
      <w:marTop w:val="0"/>
      <w:marBottom w:val="0"/>
      <w:divBdr>
        <w:top w:val="none" w:sz="0" w:space="0" w:color="auto"/>
        <w:left w:val="none" w:sz="0" w:space="0" w:color="auto"/>
        <w:bottom w:val="none" w:sz="0" w:space="0" w:color="auto"/>
        <w:right w:val="none" w:sz="0" w:space="0" w:color="auto"/>
      </w:divBdr>
    </w:div>
    <w:div w:id="1030835371">
      <w:bodyDiv w:val="1"/>
      <w:marLeft w:val="0"/>
      <w:marRight w:val="0"/>
      <w:marTop w:val="0"/>
      <w:marBottom w:val="0"/>
      <w:divBdr>
        <w:top w:val="none" w:sz="0" w:space="0" w:color="auto"/>
        <w:left w:val="none" w:sz="0" w:space="0" w:color="auto"/>
        <w:bottom w:val="none" w:sz="0" w:space="0" w:color="auto"/>
        <w:right w:val="none" w:sz="0" w:space="0" w:color="auto"/>
      </w:divBdr>
    </w:div>
    <w:div w:id="1034888478">
      <w:bodyDiv w:val="1"/>
      <w:marLeft w:val="0"/>
      <w:marRight w:val="0"/>
      <w:marTop w:val="0"/>
      <w:marBottom w:val="0"/>
      <w:divBdr>
        <w:top w:val="none" w:sz="0" w:space="0" w:color="auto"/>
        <w:left w:val="none" w:sz="0" w:space="0" w:color="auto"/>
        <w:bottom w:val="none" w:sz="0" w:space="0" w:color="auto"/>
        <w:right w:val="none" w:sz="0" w:space="0" w:color="auto"/>
      </w:divBdr>
    </w:div>
    <w:div w:id="1036583449">
      <w:bodyDiv w:val="1"/>
      <w:marLeft w:val="0"/>
      <w:marRight w:val="0"/>
      <w:marTop w:val="0"/>
      <w:marBottom w:val="0"/>
      <w:divBdr>
        <w:top w:val="none" w:sz="0" w:space="0" w:color="auto"/>
        <w:left w:val="none" w:sz="0" w:space="0" w:color="auto"/>
        <w:bottom w:val="none" w:sz="0" w:space="0" w:color="auto"/>
        <w:right w:val="none" w:sz="0" w:space="0" w:color="auto"/>
      </w:divBdr>
    </w:div>
    <w:div w:id="1047222654">
      <w:bodyDiv w:val="1"/>
      <w:marLeft w:val="0"/>
      <w:marRight w:val="0"/>
      <w:marTop w:val="0"/>
      <w:marBottom w:val="0"/>
      <w:divBdr>
        <w:top w:val="none" w:sz="0" w:space="0" w:color="auto"/>
        <w:left w:val="none" w:sz="0" w:space="0" w:color="auto"/>
        <w:bottom w:val="none" w:sz="0" w:space="0" w:color="auto"/>
        <w:right w:val="none" w:sz="0" w:space="0" w:color="auto"/>
      </w:divBdr>
    </w:div>
    <w:div w:id="1047724061">
      <w:bodyDiv w:val="1"/>
      <w:marLeft w:val="0"/>
      <w:marRight w:val="0"/>
      <w:marTop w:val="0"/>
      <w:marBottom w:val="0"/>
      <w:divBdr>
        <w:top w:val="none" w:sz="0" w:space="0" w:color="auto"/>
        <w:left w:val="none" w:sz="0" w:space="0" w:color="auto"/>
        <w:bottom w:val="none" w:sz="0" w:space="0" w:color="auto"/>
        <w:right w:val="none" w:sz="0" w:space="0" w:color="auto"/>
      </w:divBdr>
    </w:div>
    <w:div w:id="1052315151">
      <w:bodyDiv w:val="1"/>
      <w:marLeft w:val="0"/>
      <w:marRight w:val="0"/>
      <w:marTop w:val="0"/>
      <w:marBottom w:val="0"/>
      <w:divBdr>
        <w:top w:val="none" w:sz="0" w:space="0" w:color="auto"/>
        <w:left w:val="none" w:sz="0" w:space="0" w:color="auto"/>
        <w:bottom w:val="none" w:sz="0" w:space="0" w:color="auto"/>
        <w:right w:val="none" w:sz="0" w:space="0" w:color="auto"/>
      </w:divBdr>
    </w:div>
    <w:div w:id="1055785474">
      <w:bodyDiv w:val="1"/>
      <w:marLeft w:val="0"/>
      <w:marRight w:val="0"/>
      <w:marTop w:val="0"/>
      <w:marBottom w:val="0"/>
      <w:divBdr>
        <w:top w:val="none" w:sz="0" w:space="0" w:color="auto"/>
        <w:left w:val="none" w:sz="0" w:space="0" w:color="auto"/>
        <w:bottom w:val="none" w:sz="0" w:space="0" w:color="auto"/>
        <w:right w:val="none" w:sz="0" w:space="0" w:color="auto"/>
      </w:divBdr>
    </w:div>
    <w:div w:id="1056009108">
      <w:bodyDiv w:val="1"/>
      <w:marLeft w:val="0"/>
      <w:marRight w:val="0"/>
      <w:marTop w:val="0"/>
      <w:marBottom w:val="0"/>
      <w:divBdr>
        <w:top w:val="none" w:sz="0" w:space="0" w:color="auto"/>
        <w:left w:val="none" w:sz="0" w:space="0" w:color="auto"/>
        <w:bottom w:val="none" w:sz="0" w:space="0" w:color="auto"/>
        <w:right w:val="none" w:sz="0" w:space="0" w:color="auto"/>
      </w:divBdr>
    </w:div>
    <w:div w:id="1070496586">
      <w:bodyDiv w:val="1"/>
      <w:marLeft w:val="0"/>
      <w:marRight w:val="0"/>
      <w:marTop w:val="0"/>
      <w:marBottom w:val="0"/>
      <w:divBdr>
        <w:top w:val="none" w:sz="0" w:space="0" w:color="auto"/>
        <w:left w:val="none" w:sz="0" w:space="0" w:color="auto"/>
        <w:bottom w:val="none" w:sz="0" w:space="0" w:color="auto"/>
        <w:right w:val="none" w:sz="0" w:space="0" w:color="auto"/>
      </w:divBdr>
    </w:div>
    <w:div w:id="1073312102">
      <w:bodyDiv w:val="1"/>
      <w:marLeft w:val="0"/>
      <w:marRight w:val="0"/>
      <w:marTop w:val="0"/>
      <w:marBottom w:val="0"/>
      <w:divBdr>
        <w:top w:val="none" w:sz="0" w:space="0" w:color="auto"/>
        <w:left w:val="none" w:sz="0" w:space="0" w:color="auto"/>
        <w:bottom w:val="none" w:sz="0" w:space="0" w:color="auto"/>
        <w:right w:val="none" w:sz="0" w:space="0" w:color="auto"/>
      </w:divBdr>
    </w:div>
    <w:div w:id="1080786662">
      <w:bodyDiv w:val="1"/>
      <w:marLeft w:val="0"/>
      <w:marRight w:val="0"/>
      <w:marTop w:val="0"/>
      <w:marBottom w:val="0"/>
      <w:divBdr>
        <w:top w:val="none" w:sz="0" w:space="0" w:color="auto"/>
        <w:left w:val="none" w:sz="0" w:space="0" w:color="auto"/>
        <w:bottom w:val="none" w:sz="0" w:space="0" w:color="auto"/>
        <w:right w:val="none" w:sz="0" w:space="0" w:color="auto"/>
      </w:divBdr>
    </w:div>
    <w:div w:id="1091126020">
      <w:bodyDiv w:val="1"/>
      <w:marLeft w:val="0"/>
      <w:marRight w:val="0"/>
      <w:marTop w:val="0"/>
      <w:marBottom w:val="0"/>
      <w:divBdr>
        <w:top w:val="none" w:sz="0" w:space="0" w:color="auto"/>
        <w:left w:val="none" w:sz="0" w:space="0" w:color="auto"/>
        <w:bottom w:val="none" w:sz="0" w:space="0" w:color="auto"/>
        <w:right w:val="none" w:sz="0" w:space="0" w:color="auto"/>
      </w:divBdr>
    </w:div>
    <w:div w:id="1092706846">
      <w:bodyDiv w:val="1"/>
      <w:marLeft w:val="0"/>
      <w:marRight w:val="0"/>
      <w:marTop w:val="0"/>
      <w:marBottom w:val="0"/>
      <w:divBdr>
        <w:top w:val="none" w:sz="0" w:space="0" w:color="auto"/>
        <w:left w:val="none" w:sz="0" w:space="0" w:color="auto"/>
        <w:bottom w:val="none" w:sz="0" w:space="0" w:color="auto"/>
        <w:right w:val="none" w:sz="0" w:space="0" w:color="auto"/>
      </w:divBdr>
    </w:div>
    <w:div w:id="1096947188">
      <w:bodyDiv w:val="1"/>
      <w:marLeft w:val="0"/>
      <w:marRight w:val="0"/>
      <w:marTop w:val="0"/>
      <w:marBottom w:val="0"/>
      <w:divBdr>
        <w:top w:val="none" w:sz="0" w:space="0" w:color="auto"/>
        <w:left w:val="none" w:sz="0" w:space="0" w:color="auto"/>
        <w:bottom w:val="none" w:sz="0" w:space="0" w:color="auto"/>
        <w:right w:val="none" w:sz="0" w:space="0" w:color="auto"/>
      </w:divBdr>
    </w:div>
    <w:div w:id="1098871558">
      <w:bodyDiv w:val="1"/>
      <w:marLeft w:val="0"/>
      <w:marRight w:val="0"/>
      <w:marTop w:val="0"/>
      <w:marBottom w:val="0"/>
      <w:divBdr>
        <w:top w:val="none" w:sz="0" w:space="0" w:color="auto"/>
        <w:left w:val="none" w:sz="0" w:space="0" w:color="auto"/>
        <w:bottom w:val="none" w:sz="0" w:space="0" w:color="auto"/>
        <w:right w:val="none" w:sz="0" w:space="0" w:color="auto"/>
      </w:divBdr>
    </w:div>
    <w:div w:id="1102725849">
      <w:bodyDiv w:val="1"/>
      <w:marLeft w:val="0"/>
      <w:marRight w:val="0"/>
      <w:marTop w:val="0"/>
      <w:marBottom w:val="0"/>
      <w:divBdr>
        <w:top w:val="none" w:sz="0" w:space="0" w:color="auto"/>
        <w:left w:val="none" w:sz="0" w:space="0" w:color="auto"/>
        <w:bottom w:val="none" w:sz="0" w:space="0" w:color="auto"/>
        <w:right w:val="none" w:sz="0" w:space="0" w:color="auto"/>
      </w:divBdr>
    </w:div>
    <w:div w:id="1103694042">
      <w:bodyDiv w:val="1"/>
      <w:marLeft w:val="0"/>
      <w:marRight w:val="0"/>
      <w:marTop w:val="0"/>
      <w:marBottom w:val="0"/>
      <w:divBdr>
        <w:top w:val="none" w:sz="0" w:space="0" w:color="auto"/>
        <w:left w:val="none" w:sz="0" w:space="0" w:color="auto"/>
        <w:bottom w:val="none" w:sz="0" w:space="0" w:color="auto"/>
        <w:right w:val="none" w:sz="0" w:space="0" w:color="auto"/>
      </w:divBdr>
    </w:div>
    <w:div w:id="1104763466">
      <w:bodyDiv w:val="1"/>
      <w:marLeft w:val="0"/>
      <w:marRight w:val="0"/>
      <w:marTop w:val="0"/>
      <w:marBottom w:val="0"/>
      <w:divBdr>
        <w:top w:val="none" w:sz="0" w:space="0" w:color="auto"/>
        <w:left w:val="none" w:sz="0" w:space="0" w:color="auto"/>
        <w:bottom w:val="none" w:sz="0" w:space="0" w:color="auto"/>
        <w:right w:val="none" w:sz="0" w:space="0" w:color="auto"/>
      </w:divBdr>
    </w:div>
    <w:div w:id="1114981542">
      <w:bodyDiv w:val="1"/>
      <w:marLeft w:val="0"/>
      <w:marRight w:val="0"/>
      <w:marTop w:val="0"/>
      <w:marBottom w:val="0"/>
      <w:divBdr>
        <w:top w:val="none" w:sz="0" w:space="0" w:color="auto"/>
        <w:left w:val="none" w:sz="0" w:space="0" w:color="auto"/>
        <w:bottom w:val="none" w:sz="0" w:space="0" w:color="auto"/>
        <w:right w:val="none" w:sz="0" w:space="0" w:color="auto"/>
      </w:divBdr>
    </w:div>
    <w:div w:id="1119490984">
      <w:bodyDiv w:val="1"/>
      <w:marLeft w:val="0"/>
      <w:marRight w:val="0"/>
      <w:marTop w:val="0"/>
      <w:marBottom w:val="0"/>
      <w:divBdr>
        <w:top w:val="none" w:sz="0" w:space="0" w:color="auto"/>
        <w:left w:val="none" w:sz="0" w:space="0" w:color="auto"/>
        <w:bottom w:val="none" w:sz="0" w:space="0" w:color="auto"/>
        <w:right w:val="none" w:sz="0" w:space="0" w:color="auto"/>
      </w:divBdr>
    </w:div>
    <w:div w:id="1122455427">
      <w:bodyDiv w:val="1"/>
      <w:marLeft w:val="0"/>
      <w:marRight w:val="0"/>
      <w:marTop w:val="0"/>
      <w:marBottom w:val="0"/>
      <w:divBdr>
        <w:top w:val="none" w:sz="0" w:space="0" w:color="auto"/>
        <w:left w:val="none" w:sz="0" w:space="0" w:color="auto"/>
        <w:bottom w:val="none" w:sz="0" w:space="0" w:color="auto"/>
        <w:right w:val="none" w:sz="0" w:space="0" w:color="auto"/>
      </w:divBdr>
    </w:div>
    <w:div w:id="1138037487">
      <w:bodyDiv w:val="1"/>
      <w:marLeft w:val="0"/>
      <w:marRight w:val="0"/>
      <w:marTop w:val="0"/>
      <w:marBottom w:val="0"/>
      <w:divBdr>
        <w:top w:val="none" w:sz="0" w:space="0" w:color="auto"/>
        <w:left w:val="none" w:sz="0" w:space="0" w:color="auto"/>
        <w:bottom w:val="none" w:sz="0" w:space="0" w:color="auto"/>
        <w:right w:val="none" w:sz="0" w:space="0" w:color="auto"/>
      </w:divBdr>
    </w:div>
    <w:div w:id="1148594765">
      <w:bodyDiv w:val="1"/>
      <w:marLeft w:val="0"/>
      <w:marRight w:val="0"/>
      <w:marTop w:val="0"/>
      <w:marBottom w:val="0"/>
      <w:divBdr>
        <w:top w:val="none" w:sz="0" w:space="0" w:color="auto"/>
        <w:left w:val="none" w:sz="0" w:space="0" w:color="auto"/>
        <w:bottom w:val="none" w:sz="0" w:space="0" w:color="auto"/>
        <w:right w:val="none" w:sz="0" w:space="0" w:color="auto"/>
      </w:divBdr>
    </w:div>
    <w:div w:id="1149900586">
      <w:bodyDiv w:val="1"/>
      <w:marLeft w:val="0"/>
      <w:marRight w:val="0"/>
      <w:marTop w:val="0"/>
      <w:marBottom w:val="0"/>
      <w:divBdr>
        <w:top w:val="none" w:sz="0" w:space="0" w:color="auto"/>
        <w:left w:val="none" w:sz="0" w:space="0" w:color="auto"/>
        <w:bottom w:val="none" w:sz="0" w:space="0" w:color="auto"/>
        <w:right w:val="none" w:sz="0" w:space="0" w:color="auto"/>
      </w:divBdr>
    </w:div>
    <w:div w:id="1152254956">
      <w:bodyDiv w:val="1"/>
      <w:marLeft w:val="0"/>
      <w:marRight w:val="0"/>
      <w:marTop w:val="0"/>
      <w:marBottom w:val="0"/>
      <w:divBdr>
        <w:top w:val="none" w:sz="0" w:space="0" w:color="auto"/>
        <w:left w:val="none" w:sz="0" w:space="0" w:color="auto"/>
        <w:bottom w:val="none" w:sz="0" w:space="0" w:color="auto"/>
        <w:right w:val="none" w:sz="0" w:space="0" w:color="auto"/>
      </w:divBdr>
    </w:div>
    <w:div w:id="1153720364">
      <w:bodyDiv w:val="1"/>
      <w:marLeft w:val="0"/>
      <w:marRight w:val="0"/>
      <w:marTop w:val="0"/>
      <w:marBottom w:val="0"/>
      <w:divBdr>
        <w:top w:val="none" w:sz="0" w:space="0" w:color="auto"/>
        <w:left w:val="none" w:sz="0" w:space="0" w:color="auto"/>
        <w:bottom w:val="none" w:sz="0" w:space="0" w:color="auto"/>
        <w:right w:val="none" w:sz="0" w:space="0" w:color="auto"/>
      </w:divBdr>
    </w:div>
    <w:div w:id="1160150138">
      <w:bodyDiv w:val="1"/>
      <w:marLeft w:val="0"/>
      <w:marRight w:val="0"/>
      <w:marTop w:val="0"/>
      <w:marBottom w:val="0"/>
      <w:divBdr>
        <w:top w:val="none" w:sz="0" w:space="0" w:color="auto"/>
        <w:left w:val="none" w:sz="0" w:space="0" w:color="auto"/>
        <w:bottom w:val="none" w:sz="0" w:space="0" w:color="auto"/>
        <w:right w:val="none" w:sz="0" w:space="0" w:color="auto"/>
      </w:divBdr>
    </w:div>
    <w:div w:id="1167985469">
      <w:bodyDiv w:val="1"/>
      <w:marLeft w:val="0"/>
      <w:marRight w:val="0"/>
      <w:marTop w:val="0"/>
      <w:marBottom w:val="0"/>
      <w:divBdr>
        <w:top w:val="none" w:sz="0" w:space="0" w:color="auto"/>
        <w:left w:val="none" w:sz="0" w:space="0" w:color="auto"/>
        <w:bottom w:val="none" w:sz="0" w:space="0" w:color="auto"/>
        <w:right w:val="none" w:sz="0" w:space="0" w:color="auto"/>
      </w:divBdr>
    </w:div>
    <w:div w:id="1170219981">
      <w:bodyDiv w:val="1"/>
      <w:marLeft w:val="0"/>
      <w:marRight w:val="0"/>
      <w:marTop w:val="0"/>
      <w:marBottom w:val="0"/>
      <w:divBdr>
        <w:top w:val="none" w:sz="0" w:space="0" w:color="auto"/>
        <w:left w:val="none" w:sz="0" w:space="0" w:color="auto"/>
        <w:bottom w:val="none" w:sz="0" w:space="0" w:color="auto"/>
        <w:right w:val="none" w:sz="0" w:space="0" w:color="auto"/>
      </w:divBdr>
    </w:div>
    <w:div w:id="1178345408">
      <w:bodyDiv w:val="1"/>
      <w:marLeft w:val="0"/>
      <w:marRight w:val="0"/>
      <w:marTop w:val="0"/>
      <w:marBottom w:val="0"/>
      <w:divBdr>
        <w:top w:val="none" w:sz="0" w:space="0" w:color="auto"/>
        <w:left w:val="none" w:sz="0" w:space="0" w:color="auto"/>
        <w:bottom w:val="none" w:sz="0" w:space="0" w:color="auto"/>
        <w:right w:val="none" w:sz="0" w:space="0" w:color="auto"/>
      </w:divBdr>
    </w:div>
    <w:div w:id="1179848388">
      <w:bodyDiv w:val="1"/>
      <w:marLeft w:val="0"/>
      <w:marRight w:val="0"/>
      <w:marTop w:val="0"/>
      <w:marBottom w:val="0"/>
      <w:divBdr>
        <w:top w:val="none" w:sz="0" w:space="0" w:color="auto"/>
        <w:left w:val="none" w:sz="0" w:space="0" w:color="auto"/>
        <w:bottom w:val="none" w:sz="0" w:space="0" w:color="auto"/>
        <w:right w:val="none" w:sz="0" w:space="0" w:color="auto"/>
      </w:divBdr>
    </w:div>
    <w:div w:id="1184899340">
      <w:bodyDiv w:val="1"/>
      <w:marLeft w:val="0"/>
      <w:marRight w:val="0"/>
      <w:marTop w:val="0"/>
      <w:marBottom w:val="0"/>
      <w:divBdr>
        <w:top w:val="none" w:sz="0" w:space="0" w:color="auto"/>
        <w:left w:val="none" w:sz="0" w:space="0" w:color="auto"/>
        <w:bottom w:val="none" w:sz="0" w:space="0" w:color="auto"/>
        <w:right w:val="none" w:sz="0" w:space="0" w:color="auto"/>
      </w:divBdr>
    </w:div>
    <w:div w:id="1189299433">
      <w:bodyDiv w:val="1"/>
      <w:marLeft w:val="0"/>
      <w:marRight w:val="0"/>
      <w:marTop w:val="0"/>
      <w:marBottom w:val="0"/>
      <w:divBdr>
        <w:top w:val="none" w:sz="0" w:space="0" w:color="auto"/>
        <w:left w:val="none" w:sz="0" w:space="0" w:color="auto"/>
        <w:bottom w:val="none" w:sz="0" w:space="0" w:color="auto"/>
        <w:right w:val="none" w:sz="0" w:space="0" w:color="auto"/>
      </w:divBdr>
    </w:div>
    <w:div w:id="1207137664">
      <w:bodyDiv w:val="1"/>
      <w:marLeft w:val="0"/>
      <w:marRight w:val="0"/>
      <w:marTop w:val="0"/>
      <w:marBottom w:val="0"/>
      <w:divBdr>
        <w:top w:val="none" w:sz="0" w:space="0" w:color="auto"/>
        <w:left w:val="none" w:sz="0" w:space="0" w:color="auto"/>
        <w:bottom w:val="none" w:sz="0" w:space="0" w:color="auto"/>
        <w:right w:val="none" w:sz="0" w:space="0" w:color="auto"/>
      </w:divBdr>
    </w:div>
    <w:div w:id="1209563175">
      <w:bodyDiv w:val="1"/>
      <w:marLeft w:val="0"/>
      <w:marRight w:val="0"/>
      <w:marTop w:val="0"/>
      <w:marBottom w:val="0"/>
      <w:divBdr>
        <w:top w:val="none" w:sz="0" w:space="0" w:color="auto"/>
        <w:left w:val="none" w:sz="0" w:space="0" w:color="auto"/>
        <w:bottom w:val="none" w:sz="0" w:space="0" w:color="auto"/>
        <w:right w:val="none" w:sz="0" w:space="0" w:color="auto"/>
      </w:divBdr>
    </w:div>
    <w:div w:id="1224020340">
      <w:bodyDiv w:val="1"/>
      <w:marLeft w:val="0"/>
      <w:marRight w:val="0"/>
      <w:marTop w:val="0"/>
      <w:marBottom w:val="0"/>
      <w:divBdr>
        <w:top w:val="none" w:sz="0" w:space="0" w:color="auto"/>
        <w:left w:val="none" w:sz="0" w:space="0" w:color="auto"/>
        <w:bottom w:val="none" w:sz="0" w:space="0" w:color="auto"/>
        <w:right w:val="none" w:sz="0" w:space="0" w:color="auto"/>
      </w:divBdr>
    </w:div>
    <w:div w:id="1240751220">
      <w:bodyDiv w:val="1"/>
      <w:marLeft w:val="0"/>
      <w:marRight w:val="0"/>
      <w:marTop w:val="0"/>
      <w:marBottom w:val="0"/>
      <w:divBdr>
        <w:top w:val="none" w:sz="0" w:space="0" w:color="auto"/>
        <w:left w:val="none" w:sz="0" w:space="0" w:color="auto"/>
        <w:bottom w:val="none" w:sz="0" w:space="0" w:color="auto"/>
        <w:right w:val="none" w:sz="0" w:space="0" w:color="auto"/>
      </w:divBdr>
    </w:div>
    <w:div w:id="1273168514">
      <w:bodyDiv w:val="1"/>
      <w:marLeft w:val="0"/>
      <w:marRight w:val="0"/>
      <w:marTop w:val="0"/>
      <w:marBottom w:val="0"/>
      <w:divBdr>
        <w:top w:val="none" w:sz="0" w:space="0" w:color="auto"/>
        <w:left w:val="none" w:sz="0" w:space="0" w:color="auto"/>
        <w:bottom w:val="none" w:sz="0" w:space="0" w:color="auto"/>
        <w:right w:val="none" w:sz="0" w:space="0" w:color="auto"/>
      </w:divBdr>
    </w:div>
    <w:div w:id="1281187220">
      <w:bodyDiv w:val="1"/>
      <w:marLeft w:val="0"/>
      <w:marRight w:val="0"/>
      <w:marTop w:val="0"/>
      <w:marBottom w:val="0"/>
      <w:divBdr>
        <w:top w:val="none" w:sz="0" w:space="0" w:color="auto"/>
        <w:left w:val="none" w:sz="0" w:space="0" w:color="auto"/>
        <w:bottom w:val="none" w:sz="0" w:space="0" w:color="auto"/>
        <w:right w:val="none" w:sz="0" w:space="0" w:color="auto"/>
      </w:divBdr>
    </w:div>
    <w:div w:id="1281495405">
      <w:bodyDiv w:val="1"/>
      <w:marLeft w:val="0"/>
      <w:marRight w:val="0"/>
      <w:marTop w:val="0"/>
      <w:marBottom w:val="0"/>
      <w:divBdr>
        <w:top w:val="none" w:sz="0" w:space="0" w:color="auto"/>
        <w:left w:val="none" w:sz="0" w:space="0" w:color="auto"/>
        <w:bottom w:val="none" w:sz="0" w:space="0" w:color="auto"/>
        <w:right w:val="none" w:sz="0" w:space="0" w:color="auto"/>
      </w:divBdr>
    </w:div>
    <w:div w:id="1288273474">
      <w:bodyDiv w:val="1"/>
      <w:marLeft w:val="0"/>
      <w:marRight w:val="0"/>
      <w:marTop w:val="0"/>
      <w:marBottom w:val="0"/>
      <w:divBdr>
        <w:top w:val="none" w:sz="0" w:space="0" w:color="auto"/>
        <w:left w:val="none" w:sz="0" w:space="0" w:color="auto"/>
        <w:bottom w:val="none" w:sz="0" w:space="0" w:color="auto"/>
        <w:right w:val="none" w:sz="0" w:space="0" w:color="auto"/>
      </w:divBdr>
    </w:div>
    <w:div w:id="1289433890">
      <w:bodyDiv w:val="1"/>
      <w:marLeft w:val="0"/>
      <w:marRight w:val="0"/>
      <w:marTop w:val="0"/>
      <w:marBottom w:val="0"/>
      <w:divBdr>
        <w:top w:val="none" w:sz="0" w:space="0" w:color="auto"/>
        <w:left w:val="none" w:sz="0" w:space="0" w:color="auto"/>
        <w:bottom w:val="none" w:sz="0" w:space="0" w:color="auto"/>
        <w:right w:val="none" w:sz="0" w:space="0" w:color="auto"/>
      </w:divBdr>
    </w:div>
    <w:div w:id="1298681502">
      <w:bodyDiv w:val="1"/>
      <w:marLeft w:val="0"/>
      <w:marRight w:val="0"/>
      <w:marTop w:val="0"/>
      <w:marBottom w:val="0"/>
      <w:divBdr>
        <w:top w:val="none" w:sz="0" w:space="0" w:color="auto"/>
        <w:left w:val="none" w:sz="0" w:space="0" w:color="auto"/>
        <w:bottom w:val="none" w:sz="0" w:space="0" w:color="auto"/>
        <w:right w:val="none" w:sz="0" w:space="0" w:color="auto"/>
      </w:divBdr>
    </w:div>
    <w:div w:id="1300771524">
      <w:bodyDiv w:val="1"/>
      <w:marLeft w:val="0"/>
      <w:marRight w:val="0"/>
      <w:marTop w:val="0"/>
      <w:marBottom w:val="0"/>
      <w:divBdr>
        <w:top w:val="none" w:sz="0" w:space="0" w:color="auto"/>
        <w:left w:val="none" w:sz="0" w:space="0" w:color="auto"/>
        <w:bottom w:val="none" w:sz="0" w:space="0" w:color="auto"/>
        <w:right w:val="none" w:sz="0" w:space="0" w:color="auto"/>
      </w:divBdr>
    </w:div>
    <w:div w:id="1301884726">
      <w:bodyDiv w:val="1"/>
      <w:marLeft w:val="0"/>
      <w:marRight w:val="0"/>
      <w:marTop w:val="0"/>
      <w:marBottom w:val="0"/>
      <w:divBdr>
        <w:top w:val="none" w:sz="0" w:space="0" w:color="auto"/>
        <w:left w:val="none" w:sz="0" w:space="0" w:color="auto"/>
        <w:bottom w:val="none" w:sz="0" w:space="0" w:color="auto"/>
        <w:right w:val="none" w:sz="0" w:space="0" w:color="auto"/>
      </w:divBdr>
    </w:div>
    <w:div w:id="1301961083">
      <w:bodyDiv w:val="1"/>
      <w:marLeft w:val="0"/>
      <w:marRight w:val="0"/>
      <w:marTop w:val="0"/>
      <w:marBottom w:val="0"/>
      <w:divBdr>
        <w:top w:val="none" w:sz="0" w:space="0" w:color="auto"/>
        <w:left w:val="none" w:sz="0" w:space="0" w:color="auto"/>
        <w:bottom w:val="none" w:sz="0" w:space="0" w:color="auto"/>
        <w:right w:val="none" w:sz="0" w:space="0" w:color="auto"/>
      </w:divBdr>
    </w:div>
    <w:div w:id="1302882609">
      <w:bodyDiv w:val="1"/>
      <w:marLeft w:val="0"/>
      <w:marRight w:val="0"/>
      <w:marTop w:val="0"/>
      <w:marBottom w:val="0"/>
      <w:divBdr>
        <w:top w:val="none" w:sz="0" w:space="0" w:color="auto"/>
        <w:left w:val="none" w:sz="0" w:space="0" w:color="auto"/>
        <w:bottom w:val="none" w:sz="0" w:space="0" w:color="auto"/>
        <w:right w:val="none" w:sz="0" w:space="0" w:color="auto"/>
      </w:divBdr>
    </w:div>
    <w:div w:id="1303191836">
      <w:bodyDiv w:val="1"/>
      <w:marLeft w:val="0"/>
      <w:marRight w:val="0"/>
      <w:marTop w:val="0"/>
      <w:marBottom w:val="0"/>
      <w:divBdr>
        <w:top w:val="none" w:sz="0" w:space="0" w:color="auto"/>
        <w:left w:val="none" w:sz="0" w:space="0" w:color="auto"/>
        <w:bottom w:val="none" w:sz="0" w:space="0" w:color="auto"/>
        <w:right w:val="none" w:sz="0" w:space="0" w:color="auto"/>
      </w:divBdr>
    </w:div>
    <w:div w:id="1304190688">
      <w:bodyDiv w:val="1"/>
      <w:marLeft w:val="0"/>
      <w:marRight w:val="0"/>
      <w:marTop w:val="0"/>
      <w:marBottom w:val="0"/>
      <w:divBdr>
        <w:top w:val="none" w:sz="0" w:space="0" w:color="auto"/>
        <w:left w:val="none" w:sz="0" w:space="0" w:color="auto"/>
        <w:bottom w:val="none" w:sz="0" w:space="0" w:color="auto"/>
        <w:right w:val="none" w:sz="0" w:space="0" w:color="auto"/>
      </w:divBdr>
    </w:div>
    <w:div w:id="1307857113">
      <w:bodyDiv w:val="1"/>
      <w:marLeft w:val="0"/>
      <w:marRight w:val="0"/>
      <w:marTop w:val="0"/>
      <w:marBottom w:val="0"/>
      <w:divBdr>
        <w:top w:val="none" w:sz="0" w:space="0" w:color="auto"/>
        <w:left w:val="none" w:sz="0" w:space="0" w:color="auto"/>
        <w:bottom w:val="none" w:sz="0" w:space="0" w:color="auto"/>
        <w:right w:val="none" w:sz="0" w:space="0" w:color="auto"/>
      </w:divBdr>
    </w:div>
    <w:div w:id="1328435991">
      <w:bodyDiv w:val="1"/>
      <w:marLeft w:val="0"/>
      <w:marRight w:val="0"/>
      <w:marTop w:val="0"/>
      <w:marBottom w:val="0"/>
      <w:divBdr>
        <w:top w:val="none" w:sz="0" w:space="0" w:color="auto"/>
        <w:left w:val="none" w:sz="0" w:space="0" w:color="auto"/>
        <w:bottom w:val="none" w:sz="0" w:space="0" w:color="auto"/>
        <w:right w:val="none" w:sz="0" w:space="0" w:color="auto"/>
      </w:divBdr>
    </w:div>
    <w:div w:id="1345980144">
      <w:bodyDiv w:val="1"/>
      <w:marLeft w:val="0"/>
      <w:marRight w:val="0"/>
      <w:marTop w:val="0"/>
      <w:marBottom w:val="0"/>
      <w:divBdr>
        <w:top w:val="none" w:sz="0" w:space="0" w:color="auto"/>
        <w:left w:val="none" w:sz="0" w:space="0" w:color="auto"/>
        <w:bottom w:val="none" w:sz="0" w:space="0" w:color="auto"/>
        <w:right w:val="none" w:sz="0" w:space="0" w:color="auto"/>
      </w:divBdr>
    </w:div>
    <w:div w:id="1350641759">
      <w:bodyDiv w:val="1"/>
      <w:marLeft w:val="0"/>
      <w:marRight w:val="0"/>
      <w:marTop w:val="0"/>
      <w:marBottom w:val="0"/>
      <w:divBdr>
        <w:top w:val="none" w:sz="0" w:space="0" w:color="auto"/>
        <w:left w:val="none" w:sz="0" w:space="0" w:color="auto"/>
        <w:bottom w:val="none" w:sz="0" w:space="0" w:color="auto"/>
        <w:right w:val="none" w:sz="0" w:space="0" w:color="auto"/>
      </w:divBdr>
    </w:div>
    <w:div w:id="1351839068">
      <w:bodyDiv w:val="1"/>
      <w:marLeft w:val="0"/>
      <w:marRight w:val="0"/>
      <w:marTop w:val="0"/>
      <w:marBottom w:val="0"/>
      <w:divBdr>
        <w:top w:val="none" w:sz="0" w:space="0" w:color="auto"/>
        <w:left w:val="none" w:sz="0" w:space="0" w:color="auto"/>
        <w:bottom w:val="none" w:sz="0" w:space="0" w:color="auto"/>
        <w:right w:val="none" w:sz="0" w:space="0" w:color="auto"/>
      </w:divBdr>
    </w:div>
    <w:div w:id="1351953920">
      <w:bodyDiv w:val="1"/>
      <w:marLeft w:val="0"/>
      <w:marRight w:val="0"/>
      <w:marTop w:val="0"/>
      <w:marBottom w:val="0"/>
      <w:divBdr>
        <w:top w:val="none" w:sz="0" w:space="0" w:color="auto"/>
        <w:left w:val="none" w:sz="0" w:space="0" w:color="auto"/>
        <w:bottom w:val="none" w:sz="0" w:space="0" w:color="auto"/>
        <w:right w:val="none" w:sz="0" w:space="0" w:color="auto"/>
      </w:divBdr>
    </w:div>
    <w:div w:id="1356274172">
      <w:bodyDiv w:val="1"/>
      <w:marLeft w:val="0"/>
      <w:marRight w:val="0"/>
      <w:marTop w:val="0"/>
      <w:marBottom w:val="0"/>
      <w:divBdr>
        <w:top w:val="none" w:sz="0" w:space="0" w:color="auto"/>
        <w:left w:val="none" w:sz="0" w:space="0" w:color="auto"/>
        <w:bottom w:val="none" w:sz="0" w:space="0" w:color="auto"/>
        <w:right w:val="none" w:sz="0" w:space="0" w:color="auto"/>
      </w:divBdr>
    </w:div>
    <w:div w:id="1378970005">
      <w:bodyDiv w:val="1"/>
      <w:marLeft w:val="0"/>
      <w:marRight w:val="0"/>
      <w:marTop w:val="0"/>
      <w:marBottom w:val="0"/>
      <w:divBdr>
        <w:top w:val="none" w:sz="0" w:space="0" w:color="auto"/>
        <w:left w:val="none" w:sz="0" w:space="0" w:color="auto"/>
        <w:bottom w:val="none" w:sz="0" w:space="0" w:color="auto"/>
        <w:right w:val="none" w:sz="0" w:space="0" w:color="auto"/>
      </w:divBdr>
    </w:div>
    <w:div w:id="1397777819">
      <w:bodyDiv w:val="1"/>
      <w:marLeft w:val="0"/>
      <w:marRight w:val="0"/>
      <w:marTop w:val="0"/>
      <w:marBottom w:val="0"/>
      <w:divBdr>
        <w:top w:val="none" w:sz="0" w:space="0" w:color="auto"/>
        <w:left w:val="none" w:sz="0" w:space="0" w:color="auto"/>
        <w:bottom w:val="none" w:sz="0" w:space="0" w:color="auto"/>
        <w:right w:val="none" w:sz="0" w:space="0" w:color="auto"/>
      </w:divBdr>
    </w:div>
    <w:div w:id="1404987438">
      <w:bodyDiv w:val="1"/>
      <w:marLeft w:val="0"/>
      <w:marRight w:val="0"/>
      <w:marTop w:val="0"/>
      <w:marBottom w:val="0"/>
      <w:divBdr>
        <w:top w:val="none" w:sz="0" w:space="0" w:color="auto"/>
        <w:left w:val="none" w:sz="0" w:space="0" w:color="auto"/>
        <w:bottom w:val="none" w:sz="0" w:space="0" w:color="auto"/>
        <w:right w:val="none" w:sz="0" w:space="0" w:color="auto"/>
      </w:divBdr>
    </w:div>
    <w:div w:id="1412199253">
      <w:bodyDiv w:val="1"/>
      <w:marLeft w:val="0"/>
      <w:marRight w:val="0"/>
      <w:marTop w:val="0"/>
      <w:marBottom w:val="0"/>
      <w:divBdr>
        <w:top w:val="none" w:sz="0" w:space="0" w:color="auto"/>
        <w:left w:val="none" w:sz="0" w:space="0" w:color="auto"/>
        <w:bottom w:val="none" w:sz="0" w:space="0" w:color="auto"/>
        <w:right w:val="none" w:sz="0" w:space="0" w:color="auto"/>
      </w:divBdr>
    </w:div>
    <w:div w:id="1421870519">
      <w:bodyDiv w:val="1"/>
      <w:marLeft w:val="0"/>
      <w:marRight w:val="0"/>
      <w:marTop w:val="0"/>
      <w:marBottom w:val="0"/>
      <w:divBdr>
        <w:top w:val="none" w:sz="0" w:space="0" w:color="auto"/>
        <w:left w:val="none" w:sz="0" w:space="0" w:color="auto"/>
        <w:bottom w:val="none" w:sz="0" w:space="0" w:color="auto"/>
        <w:right w:val="none" w:sz="0" w:space="0" w:color="auto"/>
      </w:divBdr>
    </w:div>
    <w:div w:id="1423644440">
      <w:bodyDiv w:val="1"/>
      <w:marLeft w:val="0"/>
      <w:marRight w:val="0"/>
      <w:marTop w:val="0"/>
      <w:marBottom w:val="0"/>
      <w:divBdr>
        <w:top w:val="none" w:sz="0" w:space="0" w:color="auto"/>
        <w:left w:val="none" w:sz="0" w:space="0" w:color="auto"/>
        <w:bottom w:val="none" w:sz="0" w:space="0" w:color="auto"/>
        <w:right w:val="none" w:sz="0" w:space="0" w:color="auto"/>
      </w:divBdr>
    </w:div>
    <w:div w:id="1426463305">
      <w:bodyDiv w:val="1"/>
      <w:marLeft w:val="0"/>
      <w:marRight w:val="0"/>
      <w:marTop w:val="0"/>
      <w:marBottom w:val="0"/>
      <w:divBdr>
        <w:top w:val="none" w:sz="0" w:space="0" w:color="auto"/>
        <w:left w:val="none" w:sz="0" w:space="0" w:color="auto"/>
        <w:bottom w:val="none" w:sz="0" w:space="0" w:color="auto"/>
        <w:right w:val="none" w:sz="0" w:space="0" w:color="auto"/>
      </w:divBdr>
    </w:div>
    <w:div w:id="1428966126">
      <w:bodyDiv w:val="1"/>
      <w:marLeft w:val="0"/>
      <w:marRight w:val="0"/>
      <w:marTop w:val="0"/>
      <w:marBottom w:val="0"/>
      <w:divBdr>
        <w:top w:val="none" w:sz="0" w:space="0" w:color="auto"/>
        <w:left w:val="none" w:sz="0" w:space="0" w:color="auto"/>
        <w:bottom w:val="none" w:sz="0" w:space="0" w:color="auto"/>
        <w:right w:val="none" w:sz="0" w:space="0" w:color="auto"/>
      </w:divBdr>
    </w:div>
    <w:div w:id="1429547097">
      <w:bodyDiv w:val="1"/>
      <w:marLeft w:val="0"/>
      <w:marRight w:val="0"/>
      <w:marTop w:val="0"/>
      <w:marBottom w:val="0"/>
      <w:divBdr>
        <w:top w:val="none" w:sz="0" w:space="0" w:color="auto"/>
        <w:left w:val="none" w:sz="0" w:space="0" w:color="auto"/>
        <w:bottom w:val="none" w:sz="0" w:space="0" w:color="auto"/>
        <w:right w:val="none" w:sz="0" w:space="0" w:color="auto"/>
      </w:divBdr>
    </w:div>
    <w:div w:id="1429888424">
      <w:bodyDiv w:val="1"/>
      <w:marLeft w:val="0"/>
      <w:marRight w:val="0"/>
      <w:marTop w:val="0"/>
      <w:marBottom w:val="0"/>
      <w:divBdr>
        <w:top w:val="none" w:sz="0" w:space="0" w:color="auto"/>
        <w:left w:val="none" w:sz="0" w:space="0" w:color="auto"/>
        <w:bottom w:val="none" w:sz="0" w:space="0" w:color="auto"/>
        <w:right w:val="none" w:sz="0" w:space="0" w:color="auto"/>
      </w:divBdr>
    </w:div>
    <w:div w:id="1435708506">
      <w:bodyDiv w:val="1"/>
      <w:marLeft w:val="0"/>
      <w:marRight w:val="0"/>
      <w:marTop w:val="0"/>
      <w:marBottom w:val="0"/>
      <w:divBdr>
        <w:top w:val="none" w:sz="0" w:space="0" w:color="auto"/>
        <w:left w:val="none" w:sz="0" w:space="0" w:color="auto"/>
        <w:bottom w:val="none" w:sz="0" w:space="0" w:color="auto"/>
        <w:right w:val="none" w:sz="0" w:space="0" w:color="auto"/>
      </w:divBdr>
    </w:div>
    <w:div w:id="1443501639">
      <w:bodyDiv w:val="1"/>
      <w:marLeft w:val="0"/>
      <w:marRight w:val="0"/>
      <w:marTop w:val="0"/>
      <w:marBottom w:val="0"/>
      <w:divBdr>
        <w:top w:val="none" w:sz="0" w:space="0" w:color="auto"/>
        <w:left w:val="none" w:sz="0" w:space="0" w:color="auto"/>
        <w:bottom w:val="none" w:sz="0" w:space="0" w:color="auto"/>
        <w:right w:val="none" w:sz="0" w:space="0" w:color="auto"/>
      </w:divBdr>
    </w:div>
    <w:div w:id="1443573024">
      <w:bodyDiv w:val="1"/>
      <w:marLeft w:val="0"/>
      <w:marRight w:val="0"/>
      <w:marTop w:val="0"/>
      <w:marBottom w:val="0"/>
      <w:divBdr>
        <w:top w:val="none" w:sz="0" w:space="0" w:color="auto"/>
        <w:left w:val="none" w:sz="0" w:space="0" w:color="auto"/>
        <w:bottom w:val="none" w:sz="0" w:space="0" w:color="auto"/>
        <w:right w:val="none" w:sz="0" w:space="0" w:color="auto"/>
      </w:divBdr>
    </w:div>
    <w:div w:id="1450783228">
      <w:bodyDiv w:val="1"/>
      <w:marLeft w:val="0"/>
      <w:marRight w:val="0"/>
      <w:marTop w:val="0"/>
      <w:marBottom w:val="0"/>
      <w:divBdr>
        <w:top w:val="none" w:sz="0" w:space="0" w:color="auto"/>
        <w:left w:val="none" w:sz="0" w:space="0" w:color="auto"/>
        <w:bottom w:val="none" w:sz="0" w:space="0" w:color="auto"/>
        <w:right w:val="none" w:sz="0" w:space="0" w:color="auto"/>
      </w:divBdr>
    </w:div>
    <w:div w:id="1459058938">
      <w:bodyDiv w:val="1"/>
      <w:marLeft w:val="0"/>
      <w:marRight w:val="0"/>
      <w:marTop w:val="0"/>
      <w:marBottom w:val="0"/>
      <w:divBdr>
        <w:top w:val="none" w:sz="0" w:space="0" w:color="auto"/>
        <w:left w:val="none" w:sz="0" w:space="0" w:color="auto"/>
        <w:bottom w:val="none" w:sz="0" w:space="0" w:color="auto"/>
        <w:right w:val="none" w:sz="0" w:space="0" w:color="auto"/>
      </w:divBdr>
    </w:div>
    <w:div w:id="1473905794">
      <w:bodyDiv w:val="1"/>
      <w:marLeft w:val="0"/>
      <w:marRight w:val="0"/>
      <w:marTop w:val="0"/>
      <w:marBottom w:val="0"/>
      <w:divBdr>
        <w:top w:val="none" w:sz="0" w:space="0" w:color="auto"/>
        <w:left w:val="none" w:sz="0" w:space="0" w:color="auto"/>
        <w:bottom w:val="none" w:sz="0" w:space="0" w:color="auto"/>
        <w:right w:val="none" w:sz="0" w:space="0" w:color="auto"/>
      </w:divBdr>
    </w:div>
    <w:div w:id="1477993920">
      <w:bodyDiv w:val="1"/>
      <w:marLeft w:val="0"/>
      <w:marRight w:val="0"/>
      <w:marTop w:val="0"/>
      <w:marBottom w:val="0"/>
      <w:divBdr>
        <w:top w:val="none" w:sz="0" w:space="0" w:color="auto"/>
        <w:left w:val="none" w:sz="0" w:space="0" w:color="auto"/>
        <w:bottom w:val="none" w:sz="0" w:space="0" w:color="auto"/>
        <w:right w:val="none" w:sz="0" w:space="0" w:color="auto"/>
      </w:divBdr>
    </w:div>
    <w:div w:id="1480464158">
      <w:bodyDiv w:val="1"/>
      <w:marLeft w:val="0"/>
      <w:marRight w:val="0"/>
      <w:marTop w:val="0"/>
      <w:marBottom w:val="0"/>
      <w:divBdr>
        <w:top w:val="none" w:sz="0" w:space="0" w:color="auto"/>
        <w:left w:val="none" w:sz="0" w:space="0" w:color="auto"/>
        <w:bottom w:val="none" w:sz="0" w:space="0" w:color="auto"/>
        <w:right w:val="none" w:sz="0" w:space="0" w:color="auto"/>
      </w:divBdr>
    </w:div>
    <w:div w:id="1489008626">
      <w:bodyDiv w:val="1"/>
      <w:marLeft w:val="0"/>
      <w:marRight w:val="0"/>
      <w:marTop w:val="0"/>
      <w:marBottom w:val="0"/>
      <w:divBdr>
        <w:top w:val="none" w:sz="0" w:space="0" w:color="auto"/>
        <w:left w:val="none" w:sz="0" w:space="0" w:color="auto"/>
        <w:bottom w:val="none" w:sz="0" w:space="0" w:color="auto"/>
        <w:right w:val="none" w:sz="0" w:space="0" w:color="auto"/>
      </w:divBdr>
    </w:div>
    <w:div w:id="1500535572">
      <w:bodyDiv w:val="1"/>
      <w:marLeft w:val="0"/>
      <w:marRight w:val="0"/>
      <w:marTop w:val="0"/>
      <w:marBottom w:val="0"/>
      <w:divBdr>
        <w:top w:val="none" w:sz="0" w:space="0" w:color="auto"/>
        <w:left w:val="none" w:sz="0" w:space="0" w:color="auto"/>
        <w:bottom w:val="none" w:sz="0" w:space="0" w:color="auto"/>
        <w:right w:val="none" w:sz="0" w:space="0" w:color="auto"/>
      </w:divBdr>
    </w:div>
    <w:div w:id="1504970353">
      <w:bodyDiv w:val="1"/>
      <w:marLeft w:val="0"/>
      <w:marRight w:val="0"/>
      <w:marTop w:val="0"/>
      <w:marBottom w:val="0"/>
      <w:divBdr>
        <w:top w:val="none" w:sz="0" w:space="0" w:color="auto"/>
        <w:left w:val="none" w:sz="0" w:space="0" w:color="auto"/>
        <w:bottom w:val="none" w:sz="0" w:space="0" w:color="auto"/>
        <w:right w:val="none" w:sz="0" w:space="0" w:color="auto"/>
      </w:divBdr>
    </w:div>
    <w:div w:id="1505322716">
      <w:bodyDiv w:val="1"/>
      <w:marLeft w:val="0"/>
      <w:marRight w:val="0"/>
      <w:marTop w:val="0"/>
      <w:marBottom w:val="0"/>
      <w:divBdr>
        <w:top w:val="none" w:sz="0" w:space="0" w:color="auto"/>
        <w:left w:val="none" w:sz="0" w:space="0" w:color="auto"/>
        <w:bottom w:val="none" w:sz="0" w:space="0" w:color="auto"/>
        <w:right w:val="none" w:sz="0" w:space="0" w:color="auto"/>
      </w:divBdr>
    </w:div>
    <w:div w:id="1505826061">
      <w:bodyDiv w:val="1"/>
      <w:marLeft w:val="0"/>
      <w:marRight w:val="0"/>
      <w:marTop w:val="0"/>
      <w:marBottom w:val="0"/>
      <w:divBdr>
        <w:top w:val="none" w:sz="0" w:space="0" w:color="auto"/>
        <w:left w:val="none" w:sz="0" w:space="0" w:color="auto"/>
        <w:bottom w:val="none" w:sz="0" w:space="0" w:color="auto"/>
        <w:right w:val="none" w:sz="0" w:space="0" w:color="auto"/>
      </w:divBdr>
    </w:div>
    <w:div w:id="1508011399">
      <w:bodyDiv w:val="1"/>
      <w:marLeft w:val="0"/>
      <w:marRight w:val="0"/>
      <w:marTop w:val="0"/>
      <w:marBottom w:val="0"/>
      <w:divBdr>
        <w:top w:val="none" w:sz="0" w:space="0" w:color="auto"/>
        <w:left w:val="none" w:sz="0" w:space="0" w:color="auto"/>
        <w:bottom w:val="none" w:sz="0" w:space="0" w:color="auto"/>
        <w:right w:val="none" w:sz="0" w:space="0" w:color="auto"/>
      </w:divBdr>
    </w:div>
    <w:div w:id="1514226498">
      <w:bodyDiv w:val="1"/>
      <w:marLeft w:val="0"/>
      <w:marRight w:val="0"/>
      <w:marTop w:val="0"/>
      <w:marBottom w:val="0"/>
      <w:divBdr>
        <w:top w:val="none" w:sz="0" w:space="0" w:color="auto"/>
        <w:left w:val="none" w:sz="0" w:space="0" w:color="auto"/>
        <w:bottom w:val="none" w:sz="0" w:space="0" w:color="auto"/>
        <w:right w:val="none" w:sz="0" w:space="0" w:color="auto"/>
      </w:divBdr>
    </w:div>
    <w:div w:id="1515463155">
      <w:bodyDiv w:val="1"/>
      <w:marLeft w:val="0"/>
      <w:marRight w:val="0"/>
      <w:marTop w:val="0"/>
      <w:marBottom w:val="0"/>
      <w:divBdr>
        <w:top w:val="none" w:sz="0" w:space="0" w:color="auto"/>
        <w:left w:val="none" w:sz="0" w:space="0" w:color="auto"/>
        <w:bottom w:val="none" w:sz="0" w:space="0" w:color="auto"/>
        <w:right w:val="none" w:sz="0" w:space="0" w:color="auto"/>
      </w:divBdr>
    </w:div>
    <w:div w:id="1517422758">
      <w:bodyDiv w:val="1"/>
      <w:marLeft w:val="0"/>
      <w:marRight w:val="0"/>
      <w:marTop w:val="0"/>
      <w:marBottom w:val="0"/>
      <w:divBdr>
        <w:top w:val="none" w:sz="0" w:space="0" w:color="auto"/>
        <w:left w:val="none" w:sz="0" w:space="0" w:color="auto"/>
        <w:bottom w:val="none" w:sz="0" w:space="0" w:color="auto"/>
        <w:right w:val="none" w:sz="0" w:space="0" w:color="auto"/>
      </w:divBdr>
    </w:div>
    <w:div w:id="1519807453">
      <w:bodyDiv w:val="1"/>
      <w:marLeft w:val="0"/>
      <w:marRight w:val="0"/>
      <w:marTop w:val="0"/>
      <w:marBottom w:val="0"/>
      <w:divBdr>
        <w:top w:val="none" w:sz="0" w:space="0" w:color="auto"/>
        <w:left w:val="none" w:sz="0" w:space="0" w:color="auto"/>
        <w:bottom w:val="none" w:sz="0" w:space="0" w:color="auto"/>
        <w:right w:val="none" w:sz="0" w:space="0" w:color="auto"/>
      </w:divBdr>
    </w:div>
    <w:div w:id="1528061087">
      <w:bodyDiv w:val="1"/>
      <w:marLeft w:val="0"/>
      <w:marRight w:val="0"/>
      <w:marTop w:val="0"/>
      <w:marBottom w:val="0"/>
      <w:divBdr>
        <w:top w:val="none" w:sz="0" w:space="0" w:color="auto"/>
        <w:left w:val="none" w:sz="0" w:space="0" w:color="auto"/>
        <w:bottom w:val="none" w:sz="0" w:space="0" w:color="auto"/>
        <w:right w:val="none" w:sz="0" w:space="0" w:color="auto"/>
      </w:divBdr>
    </w:div>
    <w:div w:id="1528250737">
      <w:bodyDiv w:val="1"/>
      <w:marLeft w:val="0"/>
      <w:marRight w:val="0"/>
      <w:marTop w:val="0"/>
      <w:marBottom w:val="0"/>
      <w:divBdr>
        <w:top w:val="none" w:sz="0" w:space="0" w:color="auto"/>
        <w:left w:val="none" w:sz="0" w:space="0" w:color="auto"/>
        <w:bottom w:val="none" w:sz="0" w:space="0" w:color="auto"/>
        <w:right w:val="none" w:sz="0" w:space="0" w:color="auto"/>
      </w:divBdr>
    </w:div>
    <w:div w:id="1532571972">
      <w:bodyDiv w:val="1"/>
      <w:marLeft w:val="0"/>
      <w:marRight w:val="0"/>
      <w:marTop w:val="0"/>
      <w:marBottom w:val="0"/>
      <w:divBdr>
        <w:top w:val="none" w:sz="0" w:space="0" w:color="auto"/>
        <w:left w:val="none" w:sz="0" w:space="0" w:color="auto"/>
        <w:bottom w:val="none" w:sz="0" w:space="0" w:color="auto"/>
        <w:right w:val="none" w:sz="0" w:space="0" w:color="auto"/>
      </w:divBdr>
    </w:div>
    <w:div w:id="1536499095">
      <w:bodyDiv w:val="1"/>
      <w:marLeft w:val="0"/>
      <w:marRight w:val="0"/>
      <w:marTop w:val="0"/>
      <w:marBottom w:val="0"/>
      <w:divBdr>
        <w:top w:val="none" w:sz="0" w:space="0" w:color="auto"/>
        <w:left w:val="none" w:sz="0" w:space="0" w:color="auto"/>
        <w:bottom w:val="none" w:sz="0" w:space="0" w:color="auto"/>
        <w:right w:val="none" w:sz="0" w:space="0" w:color="auto"/>
      </w:divBdr>
    </w:div>
    <w:div w:id="1560093969">
      <w:bodyDiv w:val="1"/>
      <w:marLeft w:val="0"/>
      <w:marRight w:val="0"/>
      <w:marTop w:val="0"/>
      <w:marBottom w:val="0"/>
      <w:divBdr>
        <w:top w:val="none" w:sz="0" w:space="0" w:color="auto"/>
        <w:left w:val="none" w:sz="0" w:space="0" w:color="auto"/>
        <w:bottom w:val="none" w:sz="0" w:space="0" w:color="auto"/>
        <w:right w:val="none" w:sz="0" w:space="0" w:color="auto"/>
      </w:divBdr>
    </w:div>
    <w:div w:id="1565330467">
      <w:bodyDiv w:val="1"/>
      <w:marLeft w:val="0"/>
      <w:marRight w:val="0"/>
      <w:marTop w:val="0"/>
      <w:marBottom w:val="0"/>
      <w:divBdr>
        <w:top w:val="none" w:sz="0" w:space="0" w:color="auto"/>
        <w:left w:val="none" w:sz="0" w:space="0" w:color="auto"/>
        <w:bottom w:val="none" w:sz="0" w:space="0" w:color="auto"/>
        <w:right w:val="none" w:sz="0" w:space="0" w:color="auto"/>
      </w:divBdr>
    </w:div>
    <w:div w:id="1573002589">
      <w:bodyDiv w:val="1"/>
      <w:marLeft w:val="0"/>
      <w:marRight w:val="0"/>
      <w:marTop w:val="0"/>
      <w:marBottom w:val="0"/>
      <w:divBdr>
        <w:top w:val="none" w:sz="0" w:space="0" w:color="auto"/>
        <w:left w:val="none" w:sz="0" w:space="0" w:color="auto"/>
        <w:bottom w:val="none" w:sz="0" w:space="0" w:color="auto"/>
        <w:right w:val="none" w:sz="0" w:space="0" w:color="auto"/>
      </w:divBdr>
    </w:div>
    <w:div w:id="1573811819">
      <w:bodyDiv w:val="1"/>
      <w:marLeft w:val="0"/>
      <w:marRight w:val="0"/>
      <w:marTop w:val="0"/>
      <w:marBottom w:val="0"/>
      <w:divBdr>
        <w:top w:val="none" w:sz="0" w:space="0" w:color="auto"/>
        <w:left w:val="none" w:sz="0" w:space="0" w:color="auto"/>
        <w:bottom w:val="none" w:sz="0" w:space="0" w:color="auto"/>
        <w:right w:val="none" w:sz="0" w:space="0" w:color="auto"/>
      </w:divBdr>
    </w:div>
    <w:div w:id="1577588423">
      <w:bodyDiv w:val="1"/>
      <w:marLeft w:val="0"/>
      <w:marRight w:val="0"/>
      <w:marTop w:val="0"/>
      <w:marBottom w:val="0"/>
      <w:divBdr>
        <w:top w:val="none" w:sz="0" w:space="0" w:color="auto"/>
        <w:left w:val="none" w:sz="0" w:space="0" w:color="auto"/>
        <w:bottom w:val="none" w:sz="0" w:space="0" w:color="auto"/>
        <w:right w:val="none" w:sz="0" w:space="0" w:color="auto"/>
      </w:divBdr>
    </w:div>
    <w:div w:id="1585916522">
      <w:bodyDiv w:val="1"/>
      <w:marLeft w:val="0"/>
      <w:marRight w:val="0"/>
      <w:marTop w:val="0"/>
      <w:marBottom w:val="0"/>
      <w:divBdr>
        <w:top w:val="none" w:sz="0" w:space="0" w:color="auto"/>
        <w:left w:val="none" w:sz="0" w:space="0" w:color="auto"/>
        <w:bottom w:val="none" w:sz="0" w:space="0" w:color="auto"/>
        <w:right w:val="none" w:sz="0" w:space="0" w:color="auto"/>
      </w:divBdr>
    </w:div>
    <w:div w:id="1586692644">
      <w:bodyDiv w:val="1"/>
      <w:marLeft w:val="0"/>
      <w:marRight w:val="0"/>
      <w:marTop w:val="0"/>
      <w:marBottom w:val="0"/>
      <w:divBdr>
        <w:top w:val="none" w:sz="0" w:space="0" w:color="auto"/>
        <w:left w:val="none" w:sz="0" w:space="0" w:color="auto"/>
        <w:bottom w:val="none" w:sz="0" w:space="0" w:color="auto"/>
        <w:right w:val="none" w:sz="0" w:space="0" w:color="auto"/>
      </w:divBdr>
    </w:div>
    <w:div w:id="1591936453">
      <w:bodyDiv w:val="1"/>
      <w:marLeft w:val="0"/>
      <w:marRight w:val="0"/>
      <w:marTop w:val="0"/>
      <w:marBottom w:val="0"/>
      <w:divBdr>
        <w:top w:val="none" w:sz="0" w:space="0" w:color="auto"/>
        <w:left w:val="none" w:sz="0" w:space="0" w:color="auto"/>
        <w:bottom w:val="none" w:sz="0" w:space="0" w:color="auto"/>
        <w:right w:val="none" w:sz="0" w:space="0" w:color="auto"/>
      </w:divBdr>
    </w:div>
    <w:div w:id="1599603789">
      <w:bodyDiv w:val="1"/>
      <w:marLeft w:val="0"/>
      <w:marRight w:val="0"/>
      <w:marTop w:val="0"/>
      <w:marBottom w:val="0"/>
      <w:divBdr>
        <w:top w:val="none" w:sz="0" w:space="0" w:color="auto"/>
        <w:left w:val="none" w:sz="0" w:space="0" w:color="auto"/>
        <w:bottom w:val="none" w:sz="0" w:space="0" w:color="auto"/>
        <w:right w:val="none" w:sz="0" w:space="0" w:color="auto"/>
      </w:divBdr>
    </w:div>
    <w:div w:id="1605964312">
      <w:bodyDiv w:val="1"/>
      <w:marLeft w:val="0"/>
      <w:marRight w:val="0"/>
      <w:marTop w:val="0"/>
      <w:marBottom w:val="0"/>
      <w:divBdr>
        <w:top w:val="none" w:sz="0" w:space="0" w:color="auto"/>
        <w:left w:val="none" w:sz="0" w:space="0" w:color="auto"/>
        <w:bottom w:val="none" w:sz="0" w:space="0" w:color="auto"/>
        <w:right w:val="none" w:sz="0" w:space="0" w:color="auto"/>
      </w:divBdr>
    </w:div>
    <w:div w:id="1608192735">
      <w:bodyDiv w:val="1"/>
      <w:marLeft w:val="0"/>
      <w:marRight w:val="0"/>
      <w:marTop w:val="0"/>
      <w:marBottom w:val="0"/>
      <w:divBdr>
        <w:top w:val="none" w:sz="0" w:space="0" w:color="auto"/>
        <w:left w:val="none" w:sz="0" w:space="0" w:color="auto"/>
        <w:bottom w:val="none" w:sz="0" w:space="0" w:color="auto"/>
        <w:right w:val="none" w:sz="0" w:space="0" w:color="auto"/>
      </w:divBdr>
    </w:div>
    <w:div w:id="1608735181">
      <w:bodyDiv w:val="1"/>
      <w:marLeft w:val="0"/>
      <w:marRight w:val="0"/>
      <w:marTop w:val="0"/>
      <w:marBottom w:val="0"/>
      <w:divBdr>
        <w:top w:val="none" w:sz="0" w:space="0" w:color="auto"/>
        <w:left w:val="none" w:sz="0" w:space="0" w:color="auto"/>
        <w:bottom w:val="none" w:sz="0" w:space="0" w:color="auto"/>
        <w:right w:val="none" w:sz="0" w:space="0" w:color="auto"/>
      </w:divBdr>
    </w:div>
    <w:div w:id="1627270701">
      <w:bodyDiv w:val="1"/>
      <w:marLeft w:val="0"/>
      <w:marRight w:val="0"/>
      <w:marTop w:val="0"/>
      <w:marBottom w:val="0"/>
      <w:divBdr>
        <w:top w:val="none" w:sz="0" w:space="0" w:color="auto"/>
        <w:left w:val="none" w:sz="0" w:space="0" w:color="auto"/>
        <w:bottom w:val="none" w:sz="0" w:space="0" w:color="auto"/>
        <w:right w:val="none" w:sz="0" w:space="0" w:color="auto"/>
      </w:divBdr>
    </w:div>
    <w:div w:id="1629361555">
      <w:bodyDiv w:val="1"/>
      <w:marLeft w:val="0"/>
      <w:marRight w:val="0"/>
      <w:marTop w:val="0"/>
      <w:marBottom w:val="0"/>
      <w:divBdr>
        <w:top w:val="none" w:sz="0" w:space="0" w:color="auto"/>
        <w:left w:val="none" w:sz="0" w:space="0" w:color="auto"/>
        <w:bottom w:val="none" w:sz="0" w:space="0" w:color="auto"/>
        <w:right w:val="none" w:sz="0" w:space="0" w:color="auto"/>
      </w:divBdr>
    </w:div>
    <w:div w:id="1635407423">
      <w:bodyDiv w:val="1"/>
      <w:marLeft w:val="0"/>
      <w:marRight w:val="0"/>
      <w:marTop w:val="0"/>
      <w:marBottom w:val="0"/>
      <w:divBdr>
        <w:top w:val="none" w:sz="0" w:space="0" w:color="auto"/>
        <w:left w:val="none" w:sz="0" w:space="0" w:color="auto"/>
        <w:bottom w:val="none" w:sz="0" w:space="0" w:color="auto"/>
        <w:right w:val="none" w:sz="0" w:space="0" w:color="auto"/>
      </w:divBdr>
    </w:div>
    <w:div w:id="1644384838">
      <w:bodyDiv w:val="1"/>
      <w:marLeft w:val="0"/>
      <w:marRight w:val="0"/>
      <w:marTop w:val="0"/>
      <w:marBottom w:val="0"/>
      <w:divBdr>
        <w:top w:val="none" w:sz="0" w:space="0" w:color="auto"/>
        <w:left w:val="none" w:sz="0" w:space="0" w:color="auto"/>
        <w:bottom w:val="none" w:sz="0" w:space="0" w:color="auto"/>
        <w:right w:val="none" w:sz="0" w:space="0" w:color="auto"/>
      </w:divBdr>
    </w:div>
    <w:div w:id="1652053776">
      <w:bodyDiv w:val="1"/>
      <w:marLeft w:val="0"/>
      <w:marRight w:val="0"/>
      <w:marTop w:val="0"/>
      <w:marBottom w:val="0"/>
      <w:divBdr>
        <w:top w:val="none" w:sz="0" w:space="0" w:color="auto"/>
        <w:left w:val="none" w:sz="0" w:space="0" w:color="auto"/>
        <w:bottom w:val="none" w:sz="0" w:space="0" w:color="auto"/>
        <w:right w:val="none" w:sz="0" w:space="0" w:color="auto"/>
      </w:divBdr>
    </w:div>
    <w:div w:id="1662660827">
      <w:bodyDiv w:val="1"/>
      <w:marLeft w:val="0"/>
      <w:marRight w:val="0"/>
      <w:marTop w:val="0"/>
      <w:marBottom w:val="0"/>
      <w:divBdr>
        <w:top w:val="none" w:sz="0" w:space="0" w:color="auto"/>
        <w:left w:val="none" w:sz="0" w:space="0" w:color="auto"/>
        <w:bottom w:val="none" w:sz="0" w:space="0" w:color="auto"/>
        <w:right w:val="none" w:sz="0" w:space="0" w:color="auto"/>
      </w:divBdr>
    </w:div>
    <w:div w:id="1680235457">
      <w:bodyDiv w:val="1"/>
      <w:marLeft w:val="0"/>
      <w:marRight w:val="0"/>
      <w:marTop w:val="0"/>
      <w:marBottom w:val="0"/>
      <w:divBdr>
        <w:top w:val="none" w:sz="0" w:space="0" w:color="auto"/>
        <w:left w:val="none" w:sz="0" w:space="0" w:color="auto"/>
        <w:bottom w:val="none" w:sz="0" w:space="0" w:color="auto"/>
        <w:right w:val="none" w:sz="0" w:space="0" w:color="auto"/>
      </w:divBdr>
    </w:div>
    <w:div w:id="1681926747">
      <w:bodyDiv w:val="1"/>
      <w:marLeft w:val="0"/>
      <w:marRight w:val="0"/>
      <w:marTop w:val="0"/>
      <w:marBottom w:val="0"/>
      <w:divBdr>
        <w:top w:val="none" w:sz="0" w:space="0" w:color="auto"/>
        <w:left w:val="none" w:sz="0" w:space="0" w:color="auto"/>
        <w:bottom w:val="none" w:sz="0" w:space="0" w:color="auto"/>
        <w:right w:val="none" w:sz="0" w:space="0" w:color="auto"/>
      </w:divBdr>
    </w:div>
    <w:div w:id="1685091887">
      <w:bodyDiv w:val="1"/>
      <w:marLeft w:val="0"/>
      <w:marRight w:val="0"/>
      <w:marTop w:val="0"/>
      <w:marBottom w:val="0"/>
      <w:divBdr>
        <w:top w:val="none" w:sz="0" w:space="0" w:color="auto"/>
        <w:left w:val="none" w:sz="0" w:space="0" w:color="auto"/>
        <w:bottom w:val="none" w:sz="0" w:space="0" w:color="auto"/>
        <w:right w:val="none" w:sz="0" w:space="0" w:color="auto"/>
      </w:divBdr>
    </w:div>
    <w:div w:id="1686903775">
      <w:bodyDiv w:val="1"/>
      <w:marLeft w:val="0"/>
      <w:marRight w:val="0"/>
      <w:marTop w:val="0"/>
      <w:marBottom w:val="0"/>
      <w:divBdr>
        <w:top w:val="none" w:sz="0" w:space="0" w:color="auto"/>
        <w:left w:val="none" w:sz="0" w:space="0" w:color="auto"/>
        <w:bottom w:val="none" w:sz="0" w:space="0" w:color="auto"/>
        <w:right w:val="none" w:sz="0" w:space="0" w:color="auto"/>
      </w:divBdr>
    </w:div>
    <w:div w:id="1692415740">
      <w:bodyDiv w:val="1"/>
      <w:marLeft w:val="0"/>
      <w:marRight w:val="0"/>
      <w:marTop w:val="0"/>
      <w:marBottom w:val="0"/>
      <w:divBdr>
        <w:top w:val="none" w:sz="0" w:space="0" w:color="auto"/>
        <w:left w:val="none" w:sz="0" w:space="0" w:color="auto"/>
        <w:bottom w:val="none" w:sz="0" w:space="0" w:color="auto"/>
        <w:right w:val="none" w:sz="0" w:space="0" w:color="auto"/>
      </w:divBdr>
    </w:div>
    <w:div w:id="1692536434">
      <w:bodyDiv w:val="1"/>
      <w:marLeft w:val="0"/>
      <w:marRight w:val="0"/>
      <w:marTop w:val="0"/>
      <w:marBottom w:val="0"/>
      <w:divBdr>
        <w:top w:val="none" w:sz="0" w:space="0" w:color="auto"/>
        <w:left w:val="none" w:sz="0" w:space="0" w:color="auto"/>
        <w:bottom w:val="none" w:sz="0" w:space="0" w:color="auto"/>
        <w:right w:val="none" w:sz="0" w:space="0" w:color="auto"/>
      </w:divBdr>
    </w:div>
    <w:div w:id="1693603239">
      <w:bodyDiv w:val="1"/>
      <w:marLeft w:val="0"/>
      <w:marRight w:val="0"/>
      <w:marTop w:val="0"/>
      <w:marBottom w:val="0"/>
      <w:divBdr>
        <w:top w:val="none" w:sz="0" w:space="0" w:color="auto"/>
        <w:left w:val="none" w:sz="0" w:space="0" w:color="auto"/>
        <w:bottom w:val="none" w:sz="0" w:space="0" w:color="auto"/>
        <w:right w:val="none" w:sz="0" w:space="0" w:color="auto"/>
      </w:divBdr>
    </w:div>
    <w:div w:id="1697654745">
      <w:bodyDiv w:val="1"/>
      <w:marLeft w:val="0"/>
      <w:marRight w:val="0"/>
      <w:marTop w:val="0"/>
      <w:marBottom w:val="0"/>
      <w:divBdr>
        <w:top w:val="none" w:sz="0" w:space="0" w:color="auto"/>
        <w:left w:val="none" w:sz="0" w:space="0" w:color="auto"/>
        <w:bottom w:val="none" w:sz="0" w:space="0" w:color="auto"/>
        <w:right w:val="none" w:sz="0" w:space="0" w:color="auto"/>
      </w:divBdr>
    </w:div>
    <w:div w:id="1701973995">
      <w:bodyDiv w:val="1"/>
      <w:marLeft w:val="0"/>
      <w:marRight w:val="0"/>
      <w:marTop w:val="0"/>
      <w:marBottom w:val="0"/>
      <w:divBdr>
        <w:top w:val="none" w:sz="0" w:space="0" w:color="auto"/>
        <w:left w:val="none" w:sz="0" w:space="0" w:color="auto"/>
        <w:bottom w:val="none" w:sz="0" w:space="0" w:color="auto"/>
        <w:right w:val="none" w:sz="0" w:space="0" w:color="auto"/>
      </w:divBdr>
    </w:div>
    <w:div w:id="1712682092">
      <w:bodyDiv w:val="1"/>
      <w:marLeft w:val="0"/>
      <w:marRight w:val="0"/>
      <w:marTop w:val="0"/>
      <w:marBottom w:val="0"/>
      <w:divBdr>
        <w:top w:val="none" w:sz="0" w:space="0" w:color="auto"/>
        <w:left w:val="none" w:sz="0" w:space="0" w:color="auto"/>
        <w:bottom w:val="none" w:sz="0" w:space="0" w:color="auto"/>
        <w:right w:val="none" w:sz="0" w:space="0" w:color="auto"/>
      </w:divBdr>
    </w:div>
    <w:div w:id="1721131718">
      <w:bodyDiv w:val="1"/>
      <w:marLeft w:val="0"/>
      <w:marRight w:val="0"/>
      <w:marTop w:val="0"/>
      <w:marBottom w:val="0"/>
      <w:divBdr>
        <w:top w:val="none" w:sz="0" w:space="0" w:color="auto"/>
        <w:left w:val="none" w:sz="0" w:space="0" w:color="auto"/>
        <w:bottom w:val="none" w:sz="0" w:space="0" w:color="auto"/>
        <w:right w:val="none" w:sz="0" w:space="0" w:color="auto"/>
      </w:divBdr>
    </w:div>
    <w:div w:id="1721661717">
      <w:bodyDiv w:val="1"/>
      <w:marLeft w:val="0"/>
      <w:marRight w:val="0"/>
      <w:marTop w:val="0"/>
      <w:marBottom w:val="0"/>
      <w:divBdr>
        <w:top w:val="none" w:sz="0" w:space="0" w:color="auto"/>
        <w:left w:val="none" w:sz="0" w:space="0" w:color="auto"/>
        <w:bottom w:val="none" w:sz="0" w:space="0" w:color="auto"/>
        <w:right w:val="none" w:sz="0" w:space="0" w:color="auto"/>
      </w:divBdr>
    </w:div>
    <w:div w:id="1733845685">
      <w:bodyDiv w:val="1"/>
      <w:marLeft w:val="0"/>
      <w:marRight w:val="0"/>
      <w:marTop w:val="0"/>
      <w:marBottom w:val="0"/>
      <w:divBdr>
        <w:top w:val="none" w:sz="0" w:space="0" w:color="auto"/>
        <w:left w:val="none" w:sz="0" w:space="0" w:color="auto"/>
        <w:bottom w:val="none" w:sz="0" w:space="0" w:color="auto"/>
        <w:right w:val="none" w:sz="0" w:space="0" w:color="auto"/>
      </w:divBdr>
    </w:div>
    <w:div w:id="1745763173">
      <w:bodyDiv w:val="1"/>
      <w:marLeft w:val="0"/>
      <w:marRight w:val="0"/>
      <w:marTop w:val="0"/>
      <w:marBottom w:val="0"/>
      <w:divBdr>
        <w:top w:val="none" w:sz="0" w:space="0" w:color="auto"/>
        <w:left w:val="none" w:sz="0" w:space="0" w:color="auto"/>
        <w:bottom w:val="none" w:sz="0" w:space="0" w:color="auto"/>
        <w:right w:val="none" w:sz="0" w:space="0" w:color="auto"/>
      </w:divBdr>
    </w:div>
    <w:div w:id="1752504749">
      <w:bodyDiv w:val="1"/>
      <w:marLeft w:val="0"/>
      <w:marRight w:val="0"/>
      <w:marTop w:val="0"/>
      <w:marBottom w:val="0"/>
      <w:divBdr>
        <w:top w:val="none" w:sz="0" w:space="0" w:color="auto"/>
        <w:left w:val="none" w:sz="0" w:space="0" w:color="auto"/>
        <w:bottom w:val="none" w:sz="0" w:space="0" w:color="auto"/>
        <w:right w:val="none" w:sz="0" w:space="0" w:color="auto"/>
      </w:divBdr>
    </w:div>
    <w:div w:id="1766881523">
      <w:bodyDiv w:val="1"/>
      <w:marLeft w:val="0"/>
      <w:marRight w:val="0"/>
      <w:marTop w:val="0"/>
      <w:marBottom w:val="0"/>
      <w:divBdr>
        <w:top w:val="none" w:sz="0" w:space="0" w:color="auto"/>
        <w:left w:val="none" w:sz="0" w:space="0" w:color="auto"/>
        <w:bottom w:val="none" w:sz="0" w:space="0" w:color="auto"/>
        <w:right w:val="none" w:sz="0" w:space="0" w:color="auto"/>
      </w:divBdr>
    </w:div>
    <w:div w:id="1767075517">
      <w:bodyDiv w:val="1"/>
      <w:marLeft w:val="0"/>
      <w:marRight w:val="0"/>
      <w:marTop w:val="0"/>
      <w:marBottom w:val="0"/>
      <w:divBdr>
        <w:top w:val="none" w:sz="0" w:space="0" w:color="auto"/>
        <w:left w:val="none" w:sz="0" w:space="0" w:color="auto"/>
        <w:bottom w:val="none" w:sz="0" w:space="0" w:color="auto"/>
        <w:right w:val="none" w:sz="0" w:space="0" w:color="auto"/>
      </w:divBdr>
    </w:div>
    <w:div w:id="1769232288">
      <w:bodyDiv w:val="1"/>
      <w:marLeft w:val="0"/>
      <w:marRight w:val="0"/>
      <w:marTop w:val="0"/>
      <w:marBottom w:val="0"/>
      <w:divBdr>
        <w:top w:val="none" w:sz="0" w:space="0" w:color="auto"/>
        <w:left w:val="none" w:sz="0" w:space="0" w:color="auto"/>
        <w:bottom w:val="none" w:sz="0" w:space="0" w:color="auto"/>
        <w:right w:val="none" w:sz="0" w:space="0" w:color="auto"/>
      </w:divBdr>
    </w:div>
    <w:div w:id="1783187296">
      <w:bodyDiv w:val="1"/>
      <w:marLeft w:val="0"/>
      <w:marRight w:val="0"/>
      <w:marTop w:val="0"/>
      <w:marBottom w:val="0"/>
      <w:divBdr>
        <w:top w:val="none" w:sz="0" w:space="0" w:color="auto"/>
        <w:left w:val="none" w:sz="0" w:space="0" w:color="auto"/>
        <w:bottom w:val="none" w:sz="0" w:space="0" w:color="auto"/>
        <w:right w:val="none" w:sz="0" w:space="0" w:color="auto"/>
      </w:divBdr>
    </w:div>
    <w:div w:id="1783840872">
      <w:bodyDiv w:val="1"/>
      <w:marLeft w:val="0"/>
      <w:marRight w:val="0"/>
      <w:marTop w:val="0"/>
      <w:marBottom w:val="0"/>
      <w:divBdr>
        <w:top w:val="none" w:sz="0" w:space="0" w:color="auto"/>
        <w:left w:val="none" w:sz="0" w:space="0" w:color="auto"/>
        <w:bottom w:val="none" w:sz="0" w:space="0" w:color="auto"/>
        <w:right w:val="none" w:sz="0" w:space="0" w:color="auto"/>
      </w:divBdr>
    </w:div>
    <w:div w:id="1796750180">
      <w:bodyDiv w:val="1"/>
      <w:marLeft w:val="0"/>
      <w:marRight w:val="0"/>
      <w:marTop w:val="0"/>
      <w:marBottom w:val="0"/>
      <w:divBdr>
        <w:top w:val="none" w:sz="0" w:space="0" w:color="auto"/>
        <w:left w:val="none" w:sz="0" w:space="0" w:color="auto"/>
        <w:bottom w:val="none" w:sz="0" w:space="0" w:color="auto"/>
        <w:right w:val="none" w:sz="0" w:space="0" w:color="auto"/>
      </w:divBdr>
    </w:div>
    <w:div w:id="1797219489">
      <w:bodyDiv w:val="1"/>
      <w:marLeft w:val="0"/>
      <w:marRight w:val="0"/>
      <w:marTop w:val="0"/>
      <w:marBottom w:val="0"/>
      <w:divBdr>
        <w:top w:val="none" w:sz="0" w:space="0" w:color="auto"/>
        <w:left w:val="none" w:sz="0" w:space="0" w:color="auto"/>
        <w:bottom w:val="none" w:sz="0" w:space="0" w:color="auto"/>
        <w:right w:val="none" w:sz="0" w:space="0" w:color="auto"/>
      </w:divBdr>
    </w:div>
    <w:div w:id="1801342090">
      <w:bodyDiv w:val="1"/>
      <w:marLeft w:val="0"/>
      <w:marRight w:val="0"/>
      <w:marTop w:val="0"/>
      <w:marBottom w:val="0"/>
      <w:divBdr>
        <w:top w:val="none" w:sz="0" w:space="0" w:color="auto"/>
        <w:left w:val="none" w:sz="0" w:space="0" w:color="auto"/>
        <w:bottom w:val="none" w:sz="0" w:space="0" w:color="auto"/>
        <w:right w:val="none" w:sz="0" w:space="0" w:color="auto"/>
      </w:divBdr>
    </w:div>
    <w:div w:id="1811970766">
      <w:bodyDiv w:val="1"/>
      <w:marLeft w:val="0"/>
      <w:marRight w:val="0"/>
      <w:marTop w:val="0"/>
      <w:marBottom w:val="0"/>
      <w:divBdr>
        <w:top w:val="none" w:sz="0" w:space="0" w:color="auto"/>
        <w:left w:val="none" w:sz="0" w:space="0" w:color="auto"/>
        <w:bottom w:val="none" w:sz="0" w:space="0" w:color="auto"/>
        <w:right w:val="none" w:sz="0" w:space="0" w:color="auto"/>
      </w:divBdr>
    </w:div>
    <w:div w:id="1816140736">
      <w:bodyDiv w:val="1"/>
      <w:marLeft w:val="0"/>
      <w:marRight w:val="0"/>
      <w:marTop w:val="0"/>
      <w:marBottom w:val="0"/>
      <w:divBdr>
        <w:top w:val="none" w:sz="0" w:space="0" w:color="auto"/>
        <w:left w:val="none" w:sz="0" w:space="0" w:color="auto"/>
        <w:bottom w:val="none" w:sz="0" w:space="0" w:color="auto"/>
        <w:right w:val="none" w:sz="0" w:space="0" w:color="auto"/>
      </w:divBdr>
    </w:div>
    <w:div w:id="1818181135">
      <w:bodyDiv w:val="1"/>
      <w:marLeft w:val="0"/>
      <w:marRight w:val="0"/>
      <w:marTop w:val="0"/>
      <w:marBottom w:val="0"/>
      <w:divBdr>
        <w:top w:val="none" w:sz="0" w:space="0" w:color="auto"/>
        <w:left w:val="none" w:sz="0" w:space="0" w:color="auto"/>
        <w:bottom w:val="none" w:sz="0" w:space="0" w:color="auto"/>
        <w:right w:val="none" w:sz="0" w:space="0" w:color="auto"/>
      </w:divBdr>
    </w:div>
    <w:div w:id="1819103367">
      <w:bodyDiv w:val="1"/>
      <w:marLeft w:val="0"/>
      <w:marRight w:val="0"/>
      <w:marTop w:val="0"/>
      <w:marBottom w:val="0"/>
      <w:divBdr>
        <w:top w:val="none" w:sz="0" w:space="0" w:color="auto"/>
        <w:left w:val="none" w:sz="0" w:space="0" w:color="auto"/>
        <w:bottom w:val="none" w:sz="0" w:space="0" w:color="auto"/>
        <w:right w:val="none" w:sz="0" w:space="0" w:color="auto"/>
      </w:divBdr>
    </w:div>
    <w:div w:id="1819683735">
      <w:bodyDiv w:val="1"/>
      <w:marLeft w:val="0"/>
      <w:marRight w:val="0"/>
      <w:marTop w:val="0"/>
      <w:marBottom w:val="0"/>
      <w:divBdr>
        <w:top w:val="none" w:sz="0" w:space="0" w:color="auto"/>
        <w:left w:val="none" w:sz="0" w:space="0" w:color="auto"/>
        <w:bottom w:val="none" w:sz="0" w:space="0" w:color="auto"/>
        <w:right w:val="none" w:sz="0" w:space="0" w:color="auto"/>
      </w:divBdr>
    </w:div>
    <w:div w:id="1823159728">
      <w:bodyDiv w:val="1"/>
      <w:marLeft w:val="0"/>
      <w:marRight w:val="0"/>
      <w:marTop w:val="0"/>
      <w:marBottom w:val="0"/>
      <w:divBdr>
        <w:top w:val="none" w:sz="0" w:space="0" w:color="auto"/>
        <w:left w:val="none" w:sz="0" w:space="0" w:color="auto"/>
        <w:bottom w:val="none" w:sz="0" w:space="0" w:color="auto"/>
        <w:right w:val="none" w:sz="0" w:space="0" w:color="auto"/>
      </w:divBdr>
    </w:div>
    <w:div w:id="1824203340">
      <w:bodyDiv w:val="1"/>
      <w:marLeft w:val="0"/>
      <w:marRight w:val="0"/>
      <w:marTop w:val="0"/>
      <w:marBottom w:val="0"/>
      <w:divBdr>
        <w:top w:val="none" w:sz="0" w:space="0" w:color="auto"/>
        <w:left w:val="none" w:sz="0" w:space="0" w:color="auto"/>
        <w:bottom w:val="none" w:sz="0" w:space="0" w:color="auto"/>
        <w:right w:val="none" w:sz="0" w:space="0" w:color="auto"/>
      </w:divBdr>
    </w:div>
    <w:div w:id="1824853450">
      <w:bodyDiv w:val="1"/>
      <w:marLeft w:val="0"/>
      <w:marRight w:val="0"/>
      <w:marTop w:val="0"/>
      <w:marBottom w:val="0"/>
      <w:divBdr>
        <w:top w:val="none" w:sz="0" w:space="0" w:color="auto"/>
        <w:left w:val="none" w:sz="0" w:space="0" w:color="auto"/>
        <w:bottom w:val="none" w:sz="0" w:space="0" w:color="auto"/>
        <w:right w:val="none" w:sz="0" w:space="0" w:color="auto"/>
      </w:divBdr>
    </w:div>
    <w:div w:id="1830511437">
      <w:bodyDiv w:val="1"/>
      <w:marLeft w:val="0"/>
      <w:marRight w:val="0"/>
      <w:marTop w:val="0"/>
      <w:marBottom w:val="0"/>
      <w:divBdr>
        <w:top w:val="none" w:sz="0" w:space="0" w:color="auto"/>
        <w:left w:val="none" w:sz="0" w:space="0" w:color="auto"/>
        <w:bottom w:val="none" w:sz="0" w:space="0" w:color="auto"/>
        <w:right w:val="none" w:sz="0" w:space="0" w:color="auto"/>
      </w:divBdr>
    </w:div>
    <w:div w:id="1835493776">
      <w:bodyDiv w:val="1"/>
      <w:marLeft w:val="0"/>
      <w:marRight w:val="0"/>
      <w:marTop w:val="0"/>
      <w:marBottom w:val="0"/>
      <w:divBdr>
        <w:top w:val="none" w:sz="0" w:space="0" w:color="auto"/>
        <w:left w:val="none" w:sz="0" w:space="0" w:color="auto"/>
        <w:bottom w:val="none" w:sz="0" w:space="0" w:color="auto"/>
        <w:right w:val="none" w:sz="0" w:space="0" w:color="auto"/>
      </w:divBdr>
    </w:div>
    <w:div w:id="1837114998">
      <w:bodyDiv w:val="1"/>
      <w:marLeft w:val="0"/>
      <w:marRight w:val="0"/>
      <w:marTop w:val="0"/>
      <w:marBottom w:val="0"/>
      <w:divBdr>
        <w:top w:val="none" w:sz="0" w:space="0" w:color="auto"/>
        <w:left w:val="none" w:sz="0" w:space="0" w:color="auto"/>
        <w:bottom w:val="none" w:sz="0" w:space="0" w:color="auto"/>
        <w:right w:val="none" w:sz="0" w:space="0" w:color="auto"/>
      </w:divBdr>
    </w:div>
    <w:div w:id="1845124524">
      <w:bodyDiv w:val="1"/>
      <w:marLeft w:val="0"/>
      <w:marRight w:val="0"/>
      <w:marTop w:val="0"/>
      <w:marBottom w:val="0"/>
      <w:divBdr>
        <w:top w:val="none" w:sz="0" w:space="0" w:color="auto"/>
        <w:left w:val="none" w:sz="0" w:space="0" w:color="auto"/>
        <w:bottom w:val="none" w:sz="0" w:space="0" w:color="auto"/>
        <w:right w:val="none" w:sz="0" w:space="0" w:color="auto"/>
      </w:divBdr>
    </w:div>
    <w:div w:id="1860969969">
      <w:bodyDiv w:val="1"/>
      <w:marLeft w:val="0"/>
      <w:marRight w:val="0"/>
      <w:marTop w:val="0"/>
      <w:marBottom w:val="0"/>
      <w:divBdr>
        <w:top w:val="none" w:sz="0" w:space="0" w:color="auto"/>
        <w:left w:val="none" w:sz="0" w:space="0" w:color="auto"/>
        <w:bottom w:val="none" w:sz="0" w:space="0" w:color="auto"/>
        <w:right w:val="none" w:sz="0" w:space="0" w:color="auto"/>
      </w:divBdr>
    </w:div>
    <w:div w:id="1861622762">
      <w:bodyDiv w:val="1"/>
      <w:marLeft w:val="0"/>
      <w:marRight w:val="0"/>
      <w:marTop w:val="0"/>
      <w:marBottom w:val="0"/>
      <w:divBdr>
        <w:top w:val="none" w:sz="0" w:space="0" w:color="auto"/>
        <w:left w:val="none" w:sz="0" w:space="0" w:color="auto"/>
        <w:bottom w:val="none" w:sz="0" w:space="0" w:color="auto"/>
        <w:right w:val="none" w:sz="0" w:space="0" w:color="auto"/>
      </w:divBdr>
    </w:div>
    <w:div w:id="1866825073">
      <w:bodyDiv w:val="1"/>
      <w:marLeft w:val="0"/>
      <w:marRight w:val="0"/>
      <w:marTop w:val="0"/>
      <w:marBottom w:val="0"/>
      <w:divBdr>
        <w:top w:val="none" w:sz="0" w:space="0" w:color="auto"/>
        <w:left w:val="none" w:sz="0" w:space="0" w:color="auto"/>
        <w:bottom w:val="none" w:sz="0" w:space="0" w:color="auto"/>
        <w:right w:val="none" w:sz="0" w:space="0" w:color="auto"/>
      </w:divBdr>
    </w:div>
    <w:div w:id="1868057410">
      <w:bodyDiv w:val="1"/>
      <w:marLeft w:val="0"/>
      <w:marRight w:val="0"/>
      <w:marTop w:val="0"/>
      <w:marBottom w:val="0"/>
      <w:divBdr>
        <w:top w:val="none" w:sz="0" w:space="0" w:color="auto"/>
        <w:left w:val="none" w:sz="0" w:space="0" w:color="auto"/>
        <w:bottom w:val="none" w:sz="0" w:space="0" w:color="auto"/>
        <w:right w:val="none" w:sz="0" w:space="0" w:color="auto"/>
      </w:divBdr>
    </w:div>
    <w:div w:id="1883709825">
      <w:bodyDiv w:val="1"/>
      <w:marLeft w:val="0"/>
      <w:marRight w:val="0"/>
      <w:marTop w:val="0"/>
      <w:marBottom w:val="0"/>
      <w:divBdr>
        <w:top w:val="none" w:sz="0" w:space="0" w:color="auto"/>
        <w:left w:val="none" w:sz="0" w:space="0" w:color="auto"/>
        <w:bottom w:val="none" w:sz="0" w:space="0" w:color="auto"/>
        <w:right w:val="none" w:sz="0" w:space="0" w:color="auto"/>
      </w:divBdr>
    </w:div>
    <w:div w:id="1885024864">
      <w:bodyDiv w:val="1"/>
      <w:marLeft w:val="0"/>
      <w:marRight w:val="0"/>
      <w:marTop w:val="0"/>
      <w:marBottom w:val="0"/>
      <w:divBdr>
        <w:top w:val="none" w:sz="0" w:space="0" w:color="auto"/>
        <w:left w:val="none" w:sz="0" w:space="0" w:color="auto"/>
        <w:bottom w:val="none" w:sz="0" w:space="0" w:color="auto"/>
        <w:right w:val="none" w:sz="0" w:space="0" w:color="auto"/>
      </w:divBdr>
    </w:div>
    <w:div w:id="1891920730">
      <w:bodyDiv w:val="1"/>
      <w:marLeft w:val="0"/>
      <w:marRight w:val="0"/>
      <w:marTop w:val="0"/>
      <w:marBottom w:val="0"/>
      <w:divBdr>
        <w:top w:val="none" w:sz="0" w:space="0" w:color="auto"/>
        <w:left w:val="none" w:sz="0" w:space="0" w:color="auto"/>
        <w:bottom w:val="none" w:sz="0" w:space="0" w:color="auto"/>
        <w:right w:val="none" w:sz="0" w:space="0" w:color="auto"/>
      </w:divBdr>
    </w:div>
    <w:div w:id="1909656297">
      <w:bodyDiv w:val="1"/>
      <w:marLeft w:val="0"/>
      <w:marRight w:val="0"/>
      <w:marTop w:val="0"/>
      <w:marBottom w:val="0"/>
      <w:divBdr>
        <w:top w:val="none" w:sz="0" w:space="0" w:color="auto"/>
        <w:left w:val="none" w:sz="0" w:space="0" w:color="auto"/>
        <w:bottom w:val="none" w:sz="0" w:space="0" w:color="auto"/>
        <w:right w:val="none" w:sz="0" w:space="0" w:color="auto"/>
      </w:divBdr>
    </w:div>
    <w:div w:id="1924532860">
      <w:bodyDiv w:val="1"/>
      <w:marLeft w:val="0"/>
      <w:marRight w:val="0"/>
      <w:marTop w:val="0"/>
      <w:marBottom w:val="0"/>
      <w:divBdr>
        <w:top w:val="none" w:sz="0" w:space="0" w:color="auto"/>
        <w:left w:val="none" w:sz="0" w:space="0" w:color="auto"/>
        <w:bottom w:val="none" w:sz="0" w:space="0" w:color="auto"/>
        <w:right w:val="none" w:sz="0" w:space="0" w:color="auto"/>
      </w:divBdr>
    </w:div>
    <w:div w:id="1935554728">
      <w:bodyDiv w:val="1"/>
      <w:marLeft w:val="0"/>
      <w:marRight w:val="0"/>
      <w:marTop w:val="0"/>
      <w:marBottom w:val="0"/>
      <w:divBdr>
        <w:top w:val="none" w:sz="0" w:space="0" w:color="auto"/>
        <w:left w:val="none" w:sz="0" w:space="0" w:color="auto"/>
        <w:bottom w:val="none" w:sz="0" w:space="0" w:color="auto"/>
        <w:right w:val="none" w:sz="0" w:space="0" w:color="auto"/>
      </w:divBdr>
    </w:div>
    <w:div w:id="1968660147">
      <w:bodyDiv w:val="1"/>
      <w:marLeft w:val="0"/>
      <w:marRight w:val="0"/>
      <w:marTop w:val="0"/>
      <w:marBottom w:val="0"/>
      <w:divBdr>
        <w:top w:val="none" w:sz="0" w:space="0" w:color="auto"/>
        <w:left w:val="none" w:sz="0" w:space="0" w:color="auto"/>
        <w:bottom w:val="none" w:sz="0" w:space="0" w:color="auto"/>
        <w:right w:val="none" w:sz="0" w:space="0" w:color="auto"/>
      </w:divBdr>
    </w:div>
    <w:div w:id="1974406853">
      <w:bodyDiv w:val="1"/>
      <w:marLeft w:val="0"/>
      <w:marRight w:val="0"/>
      <w:marTop w:val="0"/>
      <w:marBottom w:val="0"/>
      <w:divBdr>
        <w:top w:val="none" w:sz="0" w:space="0" w:color="auto"/>
        <w:left w:val="none" w:sz="0" w:space="0" w:color="auto"/>
        <w:bottom w:val="none" w:sz="0" w:space="0" w:color="auto"/>
        <w:right w:val="none" w:sz="0" w:space="0" w:color="auto"/>
      </w:divBdr>
    </w:div>
    <w:div w:id="1975523956">
      <w:bodyDiv w:val="1"/>
      <w:marLeft w:val="0"/>
      <w:marRight w:val="0"/>
      <w:marTop w:val="0"/>
      <w:marBottom w:val="0"/>
      <w:divBdr>
        <w:top w:val="none" w:sz="0" w:space="0" w:color="auto"/>
        <w:left w:val="none" w:sz="0" w:space="0" w:color="auto"/>
        <w:bottom w:val="none" w:sz="0" w:space="0" w:color="auto"/>
        <w:right w:val="none" w:sz="0" w:space="0" w:color="auto"/>
      </w:divBdr>
    </w:div>
    <w:div w:id="1983926213">
      <w:bodyDiv w:val="1"/>
      <w:marLeft w:val="0"/>
      <w:marRight w:val="0"/>
      <w:marTop w:val="0"/>
      <w:marBottom w:val="0"/>
      <w:divBdr>
        <w:top w:val="none" w:sz="0" w:space="0" w:color="auto"/>
        <w:left w:val="none" w:sz="0" w:space="0" w:color="auto"/>
        <w:bottom w:val="none" w:sz="0" w:space="0" w:color="auto"/>
        <w:right w:val="none" w:sz="0" w:space="0" w:color="auto"/>
      </w:divBdr>
    </w:div>
    <w:div w:id="1984118522">
      <w:bodyDiv w:val="1"/>
      <w:marLeft w:val="0"/>
      <w:marRight w:val="0"/>
      <w:marTop w:val="0"/>
      <w:marBottom w:val="0"/>
      <w:divBdr>
        <w:top w:val="none" w:sz="0" w:space="0" w:color="auto"/>
        <w:left w:val="none" w:sz="0" w:space="0" w:color="auto"/>
        <w:bottom w:val="none" w:sz="0" w:space="0" w:color="auto"/>
        <w:right w:val="none" w:sz="0" w:space="0" w:color="auto"/>
      </w:divBdr>
    </w:div>
    <w:div w:id="1986398319">
      <w:bodyDiv w:val="1"/>
      <w:marLeft w:val="0"/>
      <w:marRight w:val="0"/>
      <w:marTop w:val="0"/>
      <w:marBottom w:val="0"/>
      <w:divBdr>
        <w:top w:val="none" w:sz="0" w:space="0" w:color="auto"/>
        <w:left w:val="none" w:sz="0" w:space="0" w:color="auto"/>
        <w:bottom w:val="none" w:sz="0" w:space="0" w:color="auto"/>
        <w:right w:val="none" w:sz="0" w:space="0" w:color="auto"/>
      </w:divBdr>
    </w:div>
    <w:div w:id="1991132858">
      <w:bodyDiv w:val="1"/>
      <w:marLeft w:val="0"/>
      <w:marRight w:val="0"/>
      <w:marTop w:val="0"/>
      <w:marBottom w:val="0"/>
      <w:divBdr>
        <w:top w:val="none" w:sz="0" w:space="0" w:color="auto"/>
        <w:left w:val="none" w:sz="0" w:space="0" w:color="auto"/>
        <w:bottom w:val="none" w:sz="0" w:space="0" w:color="auto"/>
        <w:right w:val="none" w:sz="0" w:space="0" w:color="auto"/>
      </w:divBdr>
    </w:div>
    <w:div w:id="1999915394">
      <w:bodyDiv w:val="1"/>
      <w:marLeft w:val="0"/>
      <w:marRight w:val="0"/>
      <w:marTop w:val="0"/>
      <w:marBottom w:val="0"/>
      <w:divBdr>
        <w:top w:val="none" w:sz="0" w:space="0" w:color="auto"/>
        <w:left w:val="none" w:sz="0" w:space="0" w:color="auto"/>
        <w:bottom w:val="none" w:sz="0" w:space="0" w:color="auto"/>
        <w:right w:val="none" w:sz="0" w:space="0" w:color="auto"/>
      </w:divBdr>
    </w:div>
    <w:div w:id="2010403519">
      <w:bodyDiv w:val="1"/>
      <w:marLeft w:val="0"/>
      <w:marRight w:val="0"/>
      <w:marTop w:val="0"/>
      <w:marBottom w:val="0"/>
      <w:divBdr>
        <w:top w:val="none" w:sz="0" w:space="0" w:color="auto"/>
        <w:left w:val="none" w:sz="0" w:space="0" w:color="auto"/>
        <w:bottom w:val="none" w:sz="0" w:space="0" w:color="auto"/>
        <w:right w:val="none" w:sz="0" w:space="0" w:color="auto"/>
      </w:divBdr>
    </w:div>
    <w:div w:id="2026397841">
      <w:bodyDiv w:val="1"/>
      <w:marLeft w:val="0"/>
      <w:marRight w:val="0"/>
      <w:marTop w:val="0"/>
      <w:marBottom w:val="0"/>
      <w:divBdr>
        <w:top w:val="none" w:sz="0" w:space="0" w:color="auto"/>
        <w:left w:val="none" w:sz="0" w:space="0" w:color="auto"/>
        <w:bottom w:val="none" w:sz="0" w:space="0" w:color="auto"/>
        <w:right w:val="none" w:sz="0" w:space="0" w:color="auto"/>
      </w:divBdr>
    </w:div>
    <w:div w:id="2030137143">
      <w:bodyDiv w:val="1"/>
      <w:marLeft w:val="0"/>
      <w:marRight w:val="0"/>
      <w:marTop w:val="0"/>
      <w:marBottom w:val="0"/>
      <w:divBdr>
        <w:top w:val="none" w:sz="0" w:space="0" w:color="auto"/>
        <w:left w:val="none" w:sz="0" w:space="0" w:color="auto"/>
        <w:bottom w:val="none" w:sz="0" w:space="0" w:color="auto"/>
        <w:right w:val="none" w:sz="0" w:space="0" w:color="auto"/>
      </w:divBdr>
    </w:div>
    <w:div w:id="2038769644">
      <w:bodyDiv w:val="1"/>
      <w:marLeft w:val="0"/>
      <w:marRight w:val="0"/>
      <w:marTop w:val="0"/>
      <w:marBottom w:val="0"/>
      <w:divBdr>
        <w:top w:val="none" w:sz="0" w:space="0" w:color="auto"/>
        <w:left w:val="none" w:sz="0" w:space="0" w:color="auto"/>
        <w:bottom w:val="none" w:sz="0" w:space="0" w:color="auto"/>
        <w:right w:val="none" w:sz="0" w:space="0" w:color="auto"/>
      </w:divBdr>
    </w:div>
    <w:div w:id="2044091428">
      <w:bodyDiv w:val="1"/>
      <w:marLeft w:val="0"/>
      <w:marRight w:val="0"/>
      <w:marTop w:val="0"/>
      <w:marBottom w:val="0"/>
      <w:divBdr>
        <w:top w:val="none" w:sz="0" w:space="0" w:color="auto"/>
        <w:left w:val="none" w:sz="0" w:space="0" w:color="auto"/>
        <w:bottom w:val="none" w:sz="0" w:space="0" w:color="auto"/>
        <w:right w:val="none" w:sz="0" w:space="0" w:color="auto"/>
      </w:divBdr>
    </w:div>
    <w:div w:id="2068064646">
      <w:bodyDiv w:val="1"/>
      <w:marLeft w:val="0"/>
      <w:marRight w:val="0"/>
      <w:marTop w:val="0"/>
      <w:marBottom w:val="0"/>
      <w:divBdr>
        <w:top w:val="none" w:sz="0" w:space="0" w:color="auto"/>
        <w:left w:val="none" w:sz="0" w:space="0" w:color="auto"/>
        <w:bottom w:val="none" w:sz="0" w:space="0" w:color="auto"/>
        <w:right w:val="none" w:sz="0" w:space="0" w:color="auto"/>
      </w:divBdr>
    </w:div>
    <w:div w:id="2074115651">
      <w:bodyDiv w:val="1"/>
      <w:marLeft w:val="0"/>
      <w:marRight w:val="0"/>
      <w:marTop w:val="0"/>
      <w:marBottom w:val="0"/>
      <w:divBdr>
        <w:top w:val="none" w:sz="0" w:space="0" w:color="auto"/>
        <w:left w:val="none" w:sz="0" w:space="0" w:color="auto"/>
        <w:bottom w:val="none" w:sz="0" w:space="0" w:color="auto"/>
        <w:right w:val="none" w:sz="0" w:space="0" w:color="auto"/>
      </w:divBdr>
    </w:div>
    <w:div w:id="2075737822">
      <w:bodyDiv w:val="1"/>
      <w:marLeft w:val="0"/>
      <w:marRight w:val="0"/>
      <w:marTop w:val="0"/>
      <w:marBottom w:val="0"/>
      <w:divBdr>
        <w:top w:val="none" w:sz="0" w:space="0" w:color="auto"/>
        <w:left w:val="none" w:sz="0" w:space="0" w:color="auto"/>
        <w:bottom w:val="none" w:sz="0" w:space="0" w:color="auto"/>
        <w:right w:val="none" w:sz="0" w:space="0" w:color="auto"/>
      </w:divBdr>
    </w:div>
    <w:div w:id="2076586143">
      <w:bodyDiv w:val="1"/>
      <w:marLeft w:val="0"/>
      <w:marRight w:val="0"/>
      <w:marTop w:val="0"/>
      <w:marBottom w:val="0"/>
      <w:divBdr>
        <w:top w:val="none" w:sz="0" w:space="0" w:color="auto"/>
        <w:left w:val="none" w:sz="0" w:space="0" w:color="auto"/>
        <w:bottom w:val="none" w:sz="0" w:space="0" w:color="auto"/>
        <w:right w:val="none" w:sz="0" w:space="0" w:color="auto"/>
      </w:divBdr>
    </w:div>
    <w:div w:id="2078163771">
      <w:bodyDiv w:val="1"/>
      <w:marLeft w:val="0"/>
      <w:marRight w:val="0"/>
      <w:marTop w:val="0"/>
      <w:marBottom w:val="0"/>
      <w:divBdr>
        <w:top w:val="none" w:sz="0" w:space="0" w:color="auto"/>
        <w:left w:val="none" w:sz="0" w:space="0" w:color="auto"/>
        <w:bottom w:val="none" w:sz="0" w:space="0" w:color="auto"/>
        <w:right w:val="none" w:sz="0" w:space="0" w:color="auto"/>
      </w:divBdr>
    </w:div>
    <w:div w:id="2084064014">
      <w:bodyDiv w:val="1"/>
      <w:marLeft w:val="0"/>
      <w:marRight w:val="0"/>
      <w:marTop w:val="0"/>
      <w:marBottom w:val="0"/>
      <w:divBdr>
        <w:top w:val="none" w:sz="0" w:space="0" w:color="auto"/>
        <w:left w:val="none" w:sz="0" w:space="0" w:color="auto"/>
        <w:bottom w:val="none" w:sz="0" w:space="0" w:color="auto"/>
        <w:right w:val="none" w:sz="0" w:space="0" w:color="auto"/>
      </w:divBdr>
    </w:div>
    <w:div w:id="2093163638">
      <w:bodyDiv w:val="1"/>
      <w:marLeft w:val="0"/>
      <w:marRight w:val="0"/>
      <w:marTop w:val="0"/>
      <w:marBottom w:val="0"/>
      <w:divBdr>
        <w:top w:val="none" w:sz="0" w:space="0" w:color="auto"/>
        <w:left w:val="none" w:sz="0" w:space="0" w:color="auto"/>
        <w:bottom w:val="none" w:sz="0" w:space="0" w:color="auto"/>
        <w:right w:val="none" w:sz="0" w:space="0" w:color="auto"/>
      </w:divBdr>
    </w:div>
    <w:div w:id="2104255297">
      <w:bodyDiv w:val="1"/>
      <w:marLeft w:val="0"/>
      <w:marRight w:val="0"/>
      <w:marTop w:val="0"/>
      <w:marBottom w:val="0"/>
      <w:divBdr>
        <w:top w:val="none" w:sz="0" w:space="0" w:color="auto"/>
        <w:left w:val="none" w:sz="0" w:space="0" w:color="auto"/>
        <w:bottom w:val="none" w:sz="0" w:space="0" w:color="auto"/>
        <w:right w:val="none" w:sz="0" w:space="0" w:color="auto"/>
      </w:divBdr>
    </w:div>
    <w:div w:id="2110544492">
      <w:bodyDiv w:val="1"/>
      <w:marLeft w:val="0"/>
      <w:marRight w:val="0"/>
      <w:marTop w:val="0"/>
      <w:marBottom w:val="0"/>
      <w:divBdr>
        <w:top w:val="none" w:sz="0" w:space="0" w:color="auto"/>
        <w:left w:val="none" w:sz="0" w:space="0" w:color="auto"/>
        <w:bottom w:val="none" w:sz="0" w:space="0" w:color="auto"/>
        <w:right w:val="none" w:sz="0" w:space="0" w:color="auto"/>
      </w:divBdr>
    </w:div>
    <w:div w:id="2115977058">
      <w:bodyDiv w:val="1"/>
      <w:marLeft w:val="0"/>
      <w:marRight w:val="0"/>
      <w:marTop w:val="0"/>
      <w:marBottom w:val="0"/>
      <w:divBdr>
        <w:top w:val="none" w:sz="0" w:space="0" w:color="auto"/>
        <w:left w:val="none" w:sz="0" w:space="0" w:color="auto"/>
        <w:bottom w:val="none" w:sz="0" w:space="0" w:color="auto"/>
        <w:right w:val="none" w:sz="0" w:space="0" w:color="auto"/>
      </w:divBdr>
    </w:div>
    <w:div w:id="2118325505">
      <w:bodyDiv w:val="1"/>
      <w:marLeft w:val="0"/>
      <w:marRight w:val="0"/>
      <w:marTop w:val="0"/>
      <w:marBottom w:val="0"/>
      <w:divBdr>
        <w:top w:val="none" w:sz="0" w:space="0" w:color="auto"/>
        <w:left w:val="none" w:sz="0" w:space="0" w:color="auto"/>
        <w:bottom w:val="none" w:sz="0" w:space="0" w:color="auto"/>
        <w:right w:val="none" w:sz="0" w:space="0" w:color="auto"/>
      </w:divBdr>
    </w:div>
    <w:div w:id="2123458126">
      <w:bodyDiv w:val="1"/>
      <w:marLeft w:val="0"/>
      <w:marRight w:val="0"/>
      <w:marTop w:val="0"/>
      <w:marBottom w:val="0"/>
      <w:divBdr>
        <w:top w:val="none" w:sz="0" w:space="0" w:color="auto"/>
        <w:left w:val="none" w:sz="0" w:space="0" w:color="auto"/>
        <w:bottom w:val="none" w:sz="0" w:space="0" w:color="auto"/>
        <w:right w:val="none" w:sz="0" w:space="0" w:color="auto"/>
      </w:divBdr>
    </w:div>
    <w:div w:id="2124029913">
      <w:bodyDiv w:val="1"/>
      <w:marLeft w:val="0"/>
      <w:marRight w:val="0"/>
      <w:marTop w:val="0"/>
      <w:marBottom w:val="0"/>
      <w:divBdr>
        <w:top w:val="none" w:sz="0" w:space="0" w:color="auto"/>
        <w:left w:val="none" w:sz="0" w:space="0" w:color="auto"/>
        <w:bottom w:val="none" w:sz="0" w:space="0" w:color="auto"/>
        <w:right w:val="none" w:sz="0" w:space="0" w:color="auto"/>
      </w:divBdr>
    </w:div>
    <w:div w:id="2125230315">
      <w:bodyDiv w:val="1"/>
      <w:marLeft w:val="0"/>
      <w:marRight w:val="0"/>
      <w:marTop w:val="0"/>
      <w:marBottom w:val="0"/>
      <w:divBdr>
        <w:top w:val="none" w:sz="0" w:space="0" w:color="auto"/>
        <w:left w:val="none" w:sz="0" w:space="0" w:color="auto"/>
        <w:bottom w:val="none" w:sz="0" w:space="0" w:color="auto"/>
        <w:right w:val="none" w:sz="0" w:space="0" w:color="auto"/>
      </w:divBdr>
    </w:div>
    <w:div w:id="2130970550">
      <w:bodyDiv w:val="1"/>
      <w:marLeft w:val="0"/>
      <w:marRight w:val="0"/>
      <w:marTop w:val="0"/>
      <w:marBottom w:val="0"/>
      <w:divBdr>
        <w:top w:val="none" w:sz="0" w:space="0" w:color="auto"/>
        <w:left w:val="none" w:sz="0" w:space="0" w:color="auto"/>
        <w:bottom w:val="none" w:sz="0" w:space="0" w:color="auto"/>
        <w:right w:val="none" w:sz="0" w:space="0" w:color="auto"/>
      </w:divBdr>
    </w:div>
    <w:div w:id="2135632630">
      <w:bodyDiv w:val="1"/>
      <w:marLeft w:val="0"/>
      <w:marRight w:val="0"/>
      <w:marTop w:val="0"/>
      <w:marBottom w:val="0"/>
      <w:divBdr>
        <w:top w:val="none" w:sz="0" w:space="0" w:color="auto"/>
        <w:left w:val="none" w:sz="0" w:space="0" w:color="auto"/>
        <w:bottom w:val="none" w:sz="0" w:space="0" w:color="auto"/>
        <w:right w:val="none" w:sz="0" w:space="0" w:color="auto"/>
      </w:divBdr>
    </w:div>
    <w:div w:id="2146459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74</Pages>
  <Words>12461</Words>
  <Characters>71031</Characters>
  <Application>Microsoft Office Word</Application>
  <DocSecurity>0</DocSecurity>
  <Lines>591</Lines>
  <Paragraphs>166</Paragraphs>
  <ScaleCrop>false</ScaleCrop>
  <Company/>
  <LinksUpToDate>false</LinksUpToDate>
  <CharactersWithSpaces>83326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JOJO.LEE</dc:creator>
  <cp:lastModifiedBy>Luca D'Isanto</cp:lastModifiedBy>
  <cp:revision>4</cp:revision>
  <dcterms:created xsi:type="dcterms:W3CDTF">2025-01-09T15:01:00Z</dcterms:created>
  <dcterms:modified xsi:type="dcterms:W3CDTF">2025-01-09T15:42:00Z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D8A3043240D17725F9687F67ACAE877C_43</vt:lpwstr>
  </property>
</Properties>
</file>